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5DEF2" w14:textId="77777777" w:rsidR="00036C86" w:rsidRDefault="00036C86" w:rsidP="00036C86">
      <w:pPr>
        <w:jc w:val="center"/>
      </w:pPr>
      <w:r>
        <w:rPr>
          <w:noProof/>
        </w:rPr>
        <w:drawing>
          <wp:anchor distT="0" distB="0" distL="114300" distR="114300" simplePos="0" relativeHeight="251658240" behindDoc="0" locked="0" layoutInCell="1" allowOverlap="1" wp14:anchorId="203C631A" wp14:editId="47B2A6ED">
            <wp:simplePos x="0" y="0"/>
            <wp:positionH relativeFrom="margin">
              <wp:posOffset>1497330</wp:posOffset>
            </wp:positionH>
            <wp:positionV relativeFrom="margin">
              <wp:posOffset>-886460</wp:posOffset>
            </wp:positionV>
            <wp:extent cx="2879725" cy="26079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tterstock_19684835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9725" cy="2607945"/>
                    </a:xfrm>
                    <a:prstGeom prst="rect">
                      <a:avLst/>
                    </a:prstGeom>
                  </pic:spPr>
                </pic:pic>
              </a:graphicData>
            </a:graphic>
            <wp14:sizeRelH relativeFrom="margin">
              <wp14:pctWidth>0</wp14:pctWidth>
            </wp14:sizeRelH>
            <wp14:sizeRelV relativeFrom="margin">
              <wp14:pctHeight>0</wp14:pctHeight>
            </wp14:sizeRelV>
          </wp:anchor>
        </w:drawing>
      </w:r>
    </w:p>
    <w:p w14:paraId="48C6B464" w14:textId="77777777" w:rsidR="00036C86" w:rsidRPr="00036C86" w:rsidRDefault="00036C86" w:rsidP="00036C86"/>
    <w:p w14:paraId="0A034F4D" w14:textId="77777777" w:rsidR="00036C86" w:rsidRPr="00036C86" w:rsidRDefault="00036C86" w:rsidP="00036C86"/>
    <w:p w14:paraId="3C05F0D3" w14:textId="77777777" w:rsidR="00036C86" w:rsidRPr="00036C86" w:rsidRDefault="00036C86" w:rsidP="00036C86"/>
    <w:p w14:paraId="4AF49CCD" w14:textId="77777777" w:rsidR="00036C86" w:rsidRPr="00036C86" w:rsidRDefault="00036C86" w:rsidP="00036C86"/>
    <w:p w14:paraId="25304F9F" w14:textId="77777777" w:rsidR="00036C86" w:rsidRPr="00036C86" w:rsidRDefault="00036C86" w:rsidP="00036C86"/>
    <w:p w14:paraId="496B56DC" w14:textId="77777777" w:rsidR="00036C86" w:rsidRPr="00036C86" w:rsidRDefault="00036C86" w:rsidP="00036C86"/>
    <w:p w14:paraId="35F0166E" w14:textId="77777777" w:rsidR="00036C86" w:rsidRPr="00036C86" w:rsidRDefault="00036C86" w:rsidP="00036C86"/>
    <w:p w14:paraId="56995200" w14:textId="77777777" w:rsidR="00036C86" w:rsidRPr="00036C86" w:rsidRDefault="00036C86" w:rsidP="00036C86"/>
    <w:p w14:paraId="52EBB43F" w14:textId="77777777" w:rsidR="00036C86" w:rsidRDefault="00036C86" w:rsidP="00036C86"/>
    <w:p w14:paraId="376EC475" w14:textId="77777777" w:rsidR="006F6ACB" w:rsidRDefault="00036C86" w:rsidP="00036C86">
      <w:pPr>
        <w:tabs>
          <w:tab w:val="left" w:pos="5256"/>
        </w:tabs>
      </w:pPr>
      <w:r>
        <w:tab/>
      </w:r>
    </w:p>
    <w:p w14:paraId="2F7381BD" w14:textId="77777777" w:rsidR="00036C86" w:rsidRDefault="00036C86" w:rsidP="00036C86">
      <w:pPr>
        <w:tabs>
          <w:tab w:val="left" w:pos="5256"/>
        </w:tabs>
      </w:pPr>
      <w:r>
        <w:t>Fast Food – ETL Project</w:t>
      </w:r>
    </w:p>
    <w:p w14:paraId="7D450334" w14:textId="77777777" w:rsidR="00036C86" w:rsidRDefault="00036C86" w:rsidP="00036C86">
      <w:pPr>
        <w:tabs>
          <w:tab w:val="left" w:pos="5256"/>
        </w:tabs>
      </w:pPr>
      <w:r>
        <w:t xml:space="preserve">Project Team – Kristi McGrath, Todd Auman, Bobby </w:t>
      </w:r>
      <w:proofErr w:type="spellStart"/>
      <w:r>
        <w:t>Huffstetler</w:t>
      </w:r>
      <w:proofErr w:type="spellEnd"/>
    </w:p>
    <w:p w14:paraId="5B98D009" w14:textId="77777777" w:rsidR="00036C86" w:rsidRDefault="00036C86" w:rsidP="00036C86">
      <w:pPr>
        <w:tabs>
          <w:tab w:val="left" w:pos="5256"/>
        </w:tabs>
      </w:pPr>
    </w:p>
    <w:p w14:paraId="1071C3B6" w14:textId="77777777" w:rsidR="00036C86" w:rsidRPr="00036C86" w:rsidRDefault="00036C86" w:rsidP="00036C86">
      <w:pPr>
        <w:pBdr>
          <w:bottom w:val="single" w:sz="12" w:space="1" w:color="auto"/>
        </w:pBdr>
        <w:tabs>
          <w:tab w:val="left" w:pos="5256"/>
        </w:tabs>
        <w:rPr>
          <w:b/>
        </w:rPr>
      </w:pPr>
      <w:r w:rsidRPr="00036C86">
        <w:rPr>
          <w:b/>
        </w:rPr>
        <w:t>Project Objective – Applied ETL to Population Data and Fast Food Restaurants.</w:t>
      </w:r>
    </w:p>
    <w:p w14:paraId="776DD9CE" w14:textId="77777777" w:rsidR="00036C86" w:rsidRDefault="00036C86" w:rsidP="00036C86">
      <w:pPr>
        <w:tabs>
          <w:tab w:val="left" w:pos="5256"/>
        </w:tabs>
      </w:pPr>
    </w:p>
    <w:p w14:paraId="4C49B8FC" w14:textId="4A53C9F7" w:rsidR="00036C86" w:rsidRPr="00036C86" w:rsidRDefault="00036C86" w:rsidP="00036C86">
      <w:pPr>
        <w:tabs>
          <w:tab w:val="left" w:pos="5256"/>
        </w:tabs>
        <w:rPr>
          <w:b/>
        </w:rPr>
      </w:pPr>
      <w:r w:rsidRPr="00036C86">
        <w:rPr>
          <w:b/>
        </w:rPr>
        <w:t>Data Source</w:t>
      </w:r>
      <w:ins w:id="0" w:author="James Auman" w:date="2020-08-27T15:55:00Z">
        <w:r w:rsidR="00883579">
          <w:rPr>
            <w:b/>
          </w:rPr>
          <w:t>s</w:t>
        </w:r>
      </w:ins>
      <w:r w:rsidRPr="00036C86">
        <w:rPr>
          <w:b/>
        </w:rPr>
        <w:t>:</w:t>
      </w:r>
    </w:p>
    <w:p w14:paraId="434A6CD8" w14:textId="7BCFC986" w:rsidR="00036C86" w:rsidDel="005F2E0A" w:rsidRDefault="003D4629" w:rsidP="00036C86">
      <w:pPr>
        <w:tabs>
          <w:tab w:val="left" w:pos="5256"/>
        </w:tabs>
        <w:rPr>
          <w:del w:id="1" w:author="James Auman" w:date="2020-08-27T16:09:00Z"/>
        </w:rPr>
      </w:pPr>
      <w:del w:id="2" w:author="James Auman" w:date="2020-08-27T16:09:00Z">
        <w:r w:rsidDel="005F2E0A">
          <w:delText>Wikipedia. Th</w:delText>
        </w:r>
      </w:del>
      <w:del w:id="3" w:author="James Auman" w:date="2020-08-27T15:57:00Z">
        <w:r w:rsidDel="0071575B">
          <w:delText xml:space="preserve">is data table </w:delText>
        </w:r>
      </w:del>
      <w:del w:id="4" w:author="James Auman" w:date="2020-08-27T16:09:00Z">
        <w:r w:rsidDel="005F2E0A">
          <w:delText>w</w:delText>
        </w:r>
      </w:del>
      <w:del w:id="5" w:author="James Auman" w:date="2020-08-27T15:59:00Z">
        <w:r w:rsidDel="00684DB8">
          <w:delText>as</w:delText>
        </w:r>
      </w:del>
      <w:del w:id="6" w:author="James Auman" w:date="2020-08-27T16:09:00Z">
        <w:r w:rsidDel="005F2E0A">
          <w:delText xml:space="preserve"> scraped and transformed into a Panda</w:delText>
        </w:r>
        <w:r w:rsidR="00F86A14" w:rsidDel="005F2E0A">
          <w:delText>s</w:delText>
        </w:r>
        <w:r w:rsidDel="005F2E0A">
          <w:delText xml:space="preserve"> Data</w:delText>
        </w:r>
      </w:del>
      <w:del w:id="7" w:author="James Auman" w:date="2020-08-27T15:59:00Z">
        <w:r w:rsidR="00F86A14" w:rsidDel="00684DB8">
          <w:delText>f</w:delText>
        </w:r>
      </w:del>
      <w:del w:id="8" w:author="James Auman" w:date="2020-08-27T16:09:00Z">
        <w:r w:rsidDel="005F2E0A">
          <w:delText>rame.</w:delText>
        </w:r>
      </w:del>
    </w:p>
    <w:p w14:paraId="193E7762" w14:textId="6D730ECA" w:rsidR="003D4629" w:rsidDel="005F2E0A" w:rsidRDefault="003D4629" w:rsidP="00036C86">
      <w:pPr>
        <w:tabs>
          <w:tab w:val="left" w:pos="5256"/>
        </w:tabs>
        <w:rPr>
          <w:del w:id="9" w:author="James Auman" w:date="2020-08-27T16:09:00Z"/>
        </w:rPr>
      </w:pPr>
    </w:p>
    <w:p w14:paraId="0C76A712" w14:textId="15D682F0" w:rsidR="003D4629" w:rsidDel="005F2E0A" w:rsidRDefault="00822458" w:rsidP="00036C86">
      <w:pPr>
        <w:tabs>
          <w:tab w:val="left" w:pos="5256"/>
        </w:tabs>
        <w:rPr>
          <w:del w:id="10" w:author="James Auman" w:date="2020-08-27T16:09:00Z"/>
        </w:rPr>
      </w:pPr>
      <w:del w:id="11" w:author="James Auman" w:date="2020-08-27T16:09:00Z">
        <w:r w:rsidDel="005F2E0A">
          <w:fldChar w:fldCharType="begin"/>
        </w:r>
        <w:r w:rsidDel="005F2E0A">
          <w:delInstrText xml:space="preserve"> HYPERLINK "https://simple.wikipedia.org/wiki/List_of_U.S._states_by_population" </w:delInstrText>
        </w:r>
        <w:r w:rsidDel="005F2E0A">
          <w:fldChar w:fldCharType="separate"/>
        </w:r>
        <w:r w:rsidR="003D4629" w:rsidRPr="003D4629" w:rsidDel="005F2E0A">
          <w:rPr>
            <w:rStyle w:val="Hyperlink"/>
          </w:rPr>
          <w:delText>Po</w:delText>
        </w:r>
        <w:r w:rsidR="003D4629" w:rsidRPr="003D4629" w:rsidDel="005F2E0A">
          <w:rPr>
            <w:rStyle w:val="Hyperlink"/>
          </w:rPr>
          <w:delText>p</w:delText>
        </w:r>
        <w:r w:rsidR="003D4629" w:rsidRPr="003D4629" w:rsidDel="005F2E0A">
          <w:rPr>
            <w:rStyle w:val="Hyperlink"/>
          </w:rPr>
          <w:delText>ulation</w:delText>
        </w:r>
        <w:r w:rsidDel="005F2E0A">
          <w:rPr>
            <w:rStyle w:val="Hyperlink"/>
          </w:rPr>
          <w:fldChar w:fldCharType="end"/>
        </w:r>
      </w:del>
    </w:p>
    <w:p w14:paraId="3EF4276B" w14:textId="7101B848" w:rsidR="003D4629" w:rsidDel="005F2E0A" w:rsidRDefault="00084E1D" w:rsidP="00036C86">
      <w:pPr>
        <w:tabs>
          <w:tab w:val="left" w:pos="5256"/>
        </w:tabs>
        <w:rPr>
          <w:del w:id="12" w:author="James Auman" w:date="2020-08-27T16:09:00Z"/>
        </w:rPr>
      </w:pPr>
      <w:del w:id="13" w:author="James Auman" w:date="2020-08-27T16:09:00Z">
        <w:r w:rsidDel="005F2E0A">
          <w:rPr>
            <w:noProof/>
          </w:rPr>
          <w:drawing>
            <wp:anchor distT="0" distB="0" distL="114300" distR="114300" simplePos="0" relativeHeight="251593728" behindDoc="0" locked="0" layoutInCell="1" allowOverlap="1" wp14:anchorId="2BBA9AB4" wp14:editId="00FFBEE9">
              <wp:simplePos x="0" y="0"/>
              <wp:positionH relativeFrom="margin">
                <wp:posOffset>355600</wp:posOffset>
              </wp:positionH>
              <wp:positionV relativeFrom="margin">
                <wp:posOffset>3987800</wp:posOffset>
              </wp:positionV>
              <wp:extent cx="5943600" cy="993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25 at 9.12.43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14:sizeRelV relativeFrom="margin">
                <wp14:pctHeight>0</wp14:pctHeight>
              </wp14:sizeRelV>
            </wp:anchor>
          </w:drawing>
        </w:r>
      </w:del>
    </w:p>
    <w:p w14:paraId="37991175" w14:textId="6A078D87" w:rsidR="003D4629" w:rsidDel="005F2E0A" w:rsidRDefault="003D4629" w:rsidP="00036C86">
      <w:pPr>
        <w:tabs>
          <w:tab w:val="left" w:pos="5256"/>
        </w:tabs>
        <w:rPr>
          <w:del w:id="14" w:author="James Auman" w:date="2020-08-27T16:09:00Z"/>
        </w:rPr>
      </w:pPr>
    </w:p>
    <w:p w14:paraId="063F8A54" w14:textId="3ECD591F" w:rsidR="00036C86" w:rsidDel="005F2E0A" w:rsidRDefault="00036C86" w:rsidP="00036C86">
      <w:pPr>
        <w:tabs>
          <w:tab w:val="left" w:pos="5256"/>
        </w:tabs>
        <w:rPr>
          <w:del w:id="15" w:author="James Auman" w:date="2020-08-27T16:09:00Z"/>
        </w:rPr>
      </w:pPr>
    </w:p>
    <w:p w14:paraId="4EAA5D4E" w14:textId="66E0D55F" w:rsidR="00036C86" w:rsidDel="005F2E0A" w:rsidRDefault="00036C86" w:rsidP="00036C86">
      <w:pPr>
        <w:tabs>
          <w:tab w:val="left" w:pos="5256"/>
        </w:tabs>
        <w:rPr>
          <w:del w:id="16" w:author="James Auman" w:date="2020-08-27T16:09:00Z"/>
        </w:rPr>
      </w:pPr>
    </w:p>
    <w:p w14:paraId="78CA5A4A" w14:textId="5A6698EB" w:rsidR="00036C86" w:rsidDel="005F2E0A" w:rsidRDefault="00036C86" w:rsidP="00036C86">
      <w:pPr>
        <w:tabs>
          <w:tab w:val="left" w:pos="5256"/>
        </w:tabs>
        <w:rPr>
          <w:del w:id="17" w:author="James Auman" w:date="2020-08-27T16:09:00Z"/>
        </w:rPr>
      </w:pPr>
    </w:p>
    <w:p w14:paraId="05F6CABD" w14:textId="2D054F6E" w:rsidR="003D4629" w:rsidDel="005F2E0A" w:rsidRDefault="003D4629" w:rsidP="00036C86">
      <w:pPr>
        <w:tabs>
          <w:tab w:val="left" w:pos="5256"/>
        </w:tabs>
        <w:rPr>
          <w:del w:id="18" w:author="James Auman" w:date="2020-08-27T16:09:00Z"/>
        </w:rPr>
      </w:pPr>
    </w:p>
    <w:p w14:paraId="67CC5FE4" w14:textId="77777777" w:rsidR="003D4629" w:rsidDel="00B979FE" w:rsidRDefault="003D4629" w:rsidP="00036C86">
      <w:pPr>
        <w:tabs>
          <w:tab w:val="left" w:pos="5256"/>
        </w:tabs>
        <w:rPr>
          <w:del w:id="19" w:author="James Auman" w:date="2020-08-27T16:10:00Z"/>
        </w:rPr>
      </w:pPr>
    </w:p>
    <w:p w14:paraId="2687A69D" w14:textId="32320D2F" w:rsidR="003D4629" w:rsidRDefault="003D4629" w:rsidP="00036C86">
      <w:pPr>
        <w:tabs>
          <w:tab w:val="left" w:pos="5256"/>
        </w:tabs>
      </w:pPr>
    </w:p>
    <w:p w14:paraId="3D0FA762" w14:textId="02F1C041" w:rsidR="003D4629" w:rsidRDefault="003D4629" w:rsidP="00036C86">
      <w:pPr>
        <w:tabs>
          <w:tab w:val="left" w:pos="5256"/>
        </w:tabs>
      </w:pPr>
      <w:r>
        <w:t xml:space="preserve">Kaggle.com. </w:t>
      </w:r>
      <w:ins w:id="20" w:author="James Auman" w:date="2020-08-27T16:14:00Z">
        <w:r w:rsidR="0067031D">
          <w:t>Kaggle Fast Food Restaurants Across America datase</w:t>
        </w:r>
      </w:ins>
      <w:ins w:id="21" w:author="James Auman" w:date="2020-08-27T16:15:00Z">
        <w:r w:rsidR="0067031D">
          <w:t>t</w:t>
        </w:r>
      </w:ins>
      <w:ins w:id="22" w:author="James Auman" w:date="2020-08-27T16:14:00Z">
        <w:r w:rsidR="0067031D">
          <w:t xml:space="preserve">.  </w:t>
        </w:r>
      </w:ins>
      <w:del w:id="23" w:author="James Auman" w:date="2020-08-27T16:14:00Z">
        <w:r w:rsidDel="0067031D">
          <w:delText>Th</w:delText>
        </w:r>
      </w:del>
      <w:del w:id="24" w:author="James Auman" w:date="2020-08-27T16:00:00Z">
        <w:r w:rsidDel="00057D0C">
          <w:delText xml:space="preserve">is </w:delText>
        </w:r>
      </w:del>
      <w:del w:id="25" w:author="James Auman" w:date="2020-08-27T16:01:00Z">
        <w:r w:rsidDel="00C85313">
          <w:delText>CSV</w:delText>
        </w:r>
      </w:del>
      <w:del w:id="26" w:author="James Auman" w:date="2020-08-27T16:14:00Z">
        <w:r w:rsidDel="0067031D">
          <w:delText xml:space="preserve"> file was downloaded</w:delText>
        </w:r>
      </w:del>
      <w:ins w:id="27" w:author="James Auman" w:date="2020-08-27T16:02:00Z">
        <w:r w:rsidR="00F870E8">
          <w:t xml:space="preserve">This dataset </w:t>
        </w:r>
      </w:ins>
      <w:ins w:id="28" w:author="James Auman" w:date="2020-08-27T16:03:00Z">
        <w:r w:rsidR="00F870E8">
          <w:t xml:space="preserve">consists of a </w:t>
        </w:r>
        <w:r w:rsidR="00800DD0">
          <w:t xml:space="preserve">sample of approximately 10,000 fast food restaurants </w:t>
        </w:r>
      </w:ins>
      <w:ins w:id="29" w:author="James Auman" w:date="2020-08-27T16:05:00Z">
        <w:r w:rsidR="00C176BD">
          <w:t>from</w:t>
        </w:r>
        <w:r w:rsidR="00F6486D">
          <w:t xml:space="preserve"> the much larger</w:t>
        </w:r>
      </w:ins>
      <w:ins w:id="30" w:author="James Auman" w:date="2020-08-27T16:03:00Z">
        <w:r w:rsidR="00800DD0">
          <w:t xml:space="preserve"> </w:t>
        </w:r>
      </w:ins>
      <w:proofErr w:type="spellStart"/>
      <w:ins w:id="31" w:author="James Auman" w:date="2020-08-27T16:04:00Z">
        <w:r w:rsidR="007265B7">
          <w:t>Datainfiniti’s</w:t>
        </w:r>
        <w:proofErr w:type="spellEnd"/>
        <w:r w:rsidR="007265B7">
          <w:t xml:space="preserve"> Business Database</w:t>
        </w:r>
      </w:ins>
      <w:del w:id="32" w:author="James Auman" w:date="2020-08-27T16:04:00Z">
        <w:r w:rsidDel="007265B7">
          <w:delText xml:space="preserve"> for our Fast Food Data Set</w:delText>
        </w:r>
      </w:del>
      <w:r>
        <w:t>.</w:t>
      </w:r>
    </w:p>
    <w:p w14:paraId="1C9525FB" w14:textId="6053CF42" w:rsidR="003D4629" w:rsidDel="00CE613E" w:rsidRDefault="003D4629" w:rsidP="00036C86">
      <w:pPr>
        <w:tabs>
          <w:tab w:val="left" w:pos="5256"/>
        </w:tabs>
        <w:rPr>
          <w:del w:id="33" w:author="James Auman" w:date="2020-08-27T16:11:00Z"/>
        </w:rPr>
      </w:pPr>
    </w:p>
    <w:p w14:paraId="20DEDDAF" w14:textId="65DD715C" w:rsidR="003D4629" w:rsidDel="00CE613E" w:rsidRDefault="00822458" w:rsidP="00036C86">
      <w:pPr>
        <w:tabs>
          <w:tab w:val="left" w:pos="5256"/>
        </w:tabs>
        <w:rPr>
          <w:del w:id="34" w:author="James Auman" w:date="2020-08-27T16:06:00Z"/>
          <w:rStyle w:val="Hyperlink"/>
        </w:rPr>
      </w:pPr>
      <w:hyperlink r:id="rId7" w:history="1">
        <w:r w:rsidR="003D4629" w:rsidRPr="003D4629">
          <w:rPr>
            <w:rStyle w:val="Hyperlink"/>
          </w:rPr>
          <w:t>Fast Food Restaurants</w:t>
        </w:r>
      </w:hyperlink>
    </w:p>
    <w:p w14:paraId="7B52C457" w14:textId="77777777" w:rsidR="00CE613E" w:rsidRDefault="00CE613E" w:rsidP="00036C86">
      <w:pPr>
        <w:tabs>
          <w:tab w:val="left" w:pos="5256"/>
        </w:tabs>
        <w:rPr>
          <w:ins w:id="35" w:author="James Auman" w:date="2020-08-27T16:11:00Z"/>
          <w:rStyle w:val="Hyperlink"/>
        </w:rPr>
      </w:pPr>
    </w:p>
    <w:p w14:paraId="559B5B6A" w14:textId="43D9F53A" w:rsidR="00B979FE" w:rsidRDefault="00B979FE" w:rsidP="00036C86">
      <w:pPr>
        <w:tabs>
          <w:tab w:val="left" w:pos="5256"/>
        </w:tabs>
        <w:rPr>
          <w:ins w:id="36" w:author="James Auman" w:date="2020-08-27T16:09:00Z"/>
          <w:rStyle w:val="Hyperlink"/>
        </w:rPr>
      </w:pPr>
    </w:p>
    <w:p w14:paraId="60E26A65" w14:textId="5510D5AD" w:rsidR="00B979FE" w:rsidRDefault="00B979FE" w:rsidP="00B979FE">
      <w:pPr>
        <w:tabs>
          <w:tab w:val="left" w:pos="5256"/>
        </w:tabs>
        <w:rPr>
          <w:ins w:id="37" w:author="James Auman" w:date="2020-08-27T16:10:00Z"/>
        </w:rPr>
      </w:pPr>
      <w:ins w:id="38" w:author="James Auman" w:date="2020-08-27T16:10:00Z">
        <w:r>
          <w:t>Wikipedia. The ‘List of U.S. states by population’ and ‘U.S. postal abbreviations’ pages</w:t>
        </w:r>
      </w:ins>
      <w:ins w:id="39" w:author="James Auman" w:date="2020-08-27T16:13:00Z">
        <w:r w:rsidR="003A6B14">
          <w:t xml:space="preserve">. </w:t>
        </w:r>
      </w:ins>
      <w:ins w:id="40" w:author="James Auman" w:date="2020-08-27T16:10:00Z">
        <w:r>
          <w:t xml:space="preserve"> </w:t>
        </w:r>
      </w:ins>
    </w:p>
    <w:p w14:paraId="6C89EFC4" w14:textId="76B62A85" w:rsidR="00B979FE" w:rsidRDefault="00B979FE" w:rsidP="00B979FE">
      <w:pPr>
        <w:tabs>
          <w:tab w:val="left" w:pos="5256"/>
        </w:tabs>
        <w:rPr>
          <w:ins w:id="41" w:author="James Auman" w:date="2020-08-27T16:10:00Z"/>
        </w:rPr>
      </w:pPr>
      <w:ins w:id="42" w:author="James Auman" w:date="2020-08-27T16:10:00Z">
        <w:r>
          <w:fldChar w:fldCharType="begin"/>
        </w:r>
        <w:r>
          <w:instrText xml:space="preserve"> HYPERLINK "https://simple.wikipedia.org/wiki/List_of_U.S._states_by_population" </w:instrText>
        </w:r>
        <w:r>
          <w:fldChar w:fldCharType="separate"/>
        </w:r>
        <w:r w:rsidRPr="003D4629">
          <w:rPr>
            <w:rStyle w:val="Hyperlink"/>
          </w:rPr>
          <w:t>Population</w:t>
        </w:r>
        <w:r>
          <w:rPr>
            <w:rStyle w:val="Hyperlink"/>
          </w:rPr>
          <w:fldChar w:fldCharType="end"/>
        </w:r>
      </w:ins>
    </w:p>
    <w:p w14:paraId="666F494C" w14:textId="3F576312" w:rsidR="00012FB1" w:rsidRDefault="00012FB1" w:rsidP="00B979FE">
      <w:pPr>
        <w:tabs>
          <w:tab w:val="left" w:pos="5256"/>
        </w:tabs>
        <w:rPr>
          <w:ins w:id="43" w:author="James Auman" w:date="2020-08-27T16:15:00Z"/>
        </w:rPr>
      </w:pPr>
    </w:p>
    <w:p w14:paraId="16809045" w14:textId="77777777" w:rsidR="0067031D" w:rsidRDefault="0067031D" w:rsidP="00B979FE">
      <w:pPr>
        <w:tabs>
          <w:tab w:val="left" w:pos="5256"/>
        </w:tabs>
        <w:rPr>
          <w:ins w:id="44" w:author="James Auman" w:date="2020-08-27T16:12:00Z"/>
        </w:rPr>
      </w:pPr>
    </w:p>
    <w:p w14:paraId="02C015C9" w14:textId="43373E23" w:rsidR="00B979FE" w:rsidRDefault="00FB788D" w:rsidP="00B979FE">
      <w:pPr>
        <w:tabs>
          <w:tab w:val="left" w:pos="5256"/>
        </w:tabs>
        <w:rPr>
          <w:ins w:id="45" w:author="James Auman" w:date="2020-08-27T16:17:00Z"/>
          <w:b/>
          <w:bCs/>
          <w:sz w:val="28"/>
          <w:szCs w:val="28"/>
          <w:u w:val="single"/>
        </w:rPr>
      </w:pPr>
      <w:ins w:id="46" w:author="James Auman" w:date="2020-08-27T16:21:00Z">
        <w:r>
          <w:rPr>
            <w:b/>
            <w:bCs/>
            <w:sz w:val="28"/>
            <w:szCs w:val="28"/>
            <w:u w:val="single"/>
          </w:rPr>
          <w:t xml:space="preserve">Data </w:t>
        </w:r>
      </w:ins>
      <w:ins w:id="47" w:author="James Auman" w:date="2020-08-27T16:13:00Z">
        <w:r w:rsidR="00012FB1" w:rsidRPr="00757537">
          <w:rPr>
            <w:b/>
            <w:bCs/>
            <w:sz w:val="28"/>
            <w:szCs w:val="28"/>
            <w:u w:val="single"/>
            <w:rPrChange w:id="48" w:author="James Auman" w:date="2020-08-27T16:14:00Z">
              <w:rPr/>
            </w:rPrChange>
          </w:rPr>
          <w:t>Extraction:</w:t>
        </w:r>
      </w:ins>
    </w:p>
    <w:p w14:paraId="11C59D4D" w14:textId="77777777" w:rsidR="00D666D4" w:rsidRPr="00757537" w:rsidRDefault="00D666D4" w:rsidP="00B979FE">
      <w:pPr>
        <w:tabs>
          <w:tab w:val="left" w:pos="5256"/>
        </w:tabs>
        <w:rPr>
          <w:ins w:id="49" w:author="James Auman" w:date="2020-08-27T16:13:00Z"/>
          <w:b/>
          <w:bCs/>
          <w:sz w:val="28"/>
          <w:szCs w:val="28"/>
          <w:u w:val="single"/>
          <w:rPrChange w:id="50" w:author="James Auman" w:date="2020-08-27T16:14:00Z">
            <w:rPr>
              <w:ins w:id="51" w:author="James Auman" w:date="2020-08-27T16:13:00Z"/>
            </w:rPr>
          </w:rPrChange>
        </w:rPr>
      </w:pPr>
    </w:p>
    <w:p w14:paraId="59234D30" w14:textId="7000E6F8" w:rsidR="00012FB1" w:rsidRDefault="00D666D4" w:rsidP="00D666D4">
      <w:pPr>
        <w:tabs>
          <w:tab w:val="left" w:pos="5256"/>
        </w:tabs>
        <w:rPr>
          <w:ins w:id="52" w:author="James Auman" w:date="2020-08-27T16:17:00Z"/>
        </w:rPr>
        <w:pPrChange w:id="53" w:author="James Auman" w:date="2020-08-27T16:18:00Z">
          <w:pPr>
            <w:tabs>
              <w:tab w:val="left" w:pos="5256"/>
            </w:tabs>
          </w:pPr>
        </w:pPrChange>
      </w:pPr>
      <w:r>
        <w:rPr>
          <w:noProof/>
        </w:rPr>
        <w:drawing>
          <wp:anchor distT="0" distB="0" distL="114300" distR="114300" simplePos="0" relativeHeight="251611136" behindDoc="0" locked="0" layoutInCell="1" allowOverlap="1" wp14:anchorId="61229975" wp14:editId="758FCE58">
            <wp:simplePos x="0" y="0"/>
            <wp:positionH relativeFrom="margin">
              <wp:align>right</wp:align>
            </wp:positionH>
            <wp:positionV relativeFrom="margin">
              <wp:posOffset>6190615</wp:posOffset>
            </wp:positionV>
            <wp:extent cx="5943600" cy="16827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25 at 9.16.5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14:sizeRelV relativeFrom="margin">
              <wp14:pctHeight>0</wp14:pctHeight>
            </wp14:sizeRelV>
          </wp:anchor>
        </w:drawing>
      </w:r>
      <w:ins w:id="54" w:author="James Auman" w:date="2020-08-27T16:14:00Z">
        <w:r w:rsidR="0067031D">
          <w:t>The ‘Fast_Food_Restaurants.csv’ file from</w:t>
        </w:r>
      </w:ins>
      <w:ins w:id="55" w:author="James Auman" w:date="2020-08-27T16:16:00Z">
        <w:r w:rsidR="0012076D">
          <w:t xml:space="preserve"> the </w:t>
        </w:r>
      </w:ins>
      <w:ins w:id="56" w:author="James Auman" w:date="2020-08-27T16:14:00Z">
        <w:r w:rsidR="0067031D">
          <w:t>Kaggle Fast Food Restaurants Across America dataset</w:t>
        </w:r>
      </w:ins>
      <w:ins w:id="57" w:author="James Auman" w:date="2020-08-27T16:16:00Z">
        <w:r w:rsidR="0012076D">
          <w:t xml:space="preserve"> (See Resources Folder) was read</w:t>
        </w:r>
      </w:ins>
      <w:ins w:id="58" w:author="James Auman" w:date="2020-08-27T16:15:00Z">
        <w:r w:rsidR="00A179BB">
          <w:t xml:space="preserve"> into the </w:t>
        </w:r>
        <w:proofErr w:type="spellStart"/>
        <w:r w:rsidR="00A179BB">
          <w:t>ETL_main</w:t>
        </w:r>
        <w:proofErr w:type="spellEnd"/>
        <w:r w:rsidR="00A179BB">
          <w:t xml:space="preserve"> </w:t>
        </w:r>
        <w:proofErr w:type="spellStart"/>
        <w:r w:rsidR="00A179BB">
          <w:t>Jupyter</w:t>
        </w:r>
        <w:proofErr w:type="spellEnd"/>
        <w:r w:rsidR="00A179BB">
          <w:t xml:space="preserve"> Notebook</w:t>
        </w:r>
      </w:ins>
      <w:ins w:id="59" w:author="James Auman" w:date="2020-08-27T16:16:00Z">
        <w:r w:rsidR="0012076D">
          <w:t xml:space="preserve"> and converted</w:t>
        </w:r>
        <w:r>
          <w:t xml:space="preserve"> to a </w:t>
        </w:r>
        <w:proofErr w:type="spellStart"/>
        <w:r>
          <w:t>data</w:t>
        </w:r>
      </w:ins>
      <w:ins w:id="60" w:author="James Auman" w:date="2020-08-27T16:17:00Z">
        <w:r>
          <w:t>frame</w:t>
        </w:r>
      </w:ins>
      <w:proofErr w:type="spellEnd"/>
      <w:ins w:id="61" w:author="James Auman" w:date="2020-08-27T16:20:00Z">
        <w:r w:rsidR="00AC0F69">
          <w:t xml:space="preserve"> (</w:t>
        </w:r>
        <w:proofErr w:type="spellStart"/>
        <w:r w:rsidR="000B21B5">
          <w:t>fast_food_df</w:t>
        </w:r>
        <w:proofErr w:type="spellEnd"/>
        <w:r w:rsidR="000B21B5">
          <w:t>)</w:t>
        </w:r>
      </w:ins>
      <w:ins w:id="62" w:author="James Auman" w:date="2020-08-27T16:14:00Z">
        <w:r w:rsidR="0067031D">
          <w:t xml:space="preserve">.  </w:t>
        </w:r>
      </w:ins>
    </w:p>
    <w:p w14:paraId="30CB2838" w14:textId="03FA74C6" w:rsidR="00D666D4" w:rsidRDefault="00D666D4" w:rsidP="00B979FE">
      <w:pPr>
        <w:tabs>
          <w:tab w:val="left" w:pos="5256"/>
        </w:tabs>
        <w:rPr>
          <w:ins w:id="63" w:author="James Auman" w:date="2020-08-27T16:10:00Z"/>
        </w:rPr>
      </w:pPr>
    </w:p>
    <w:p w14:paraId="1E1082EF" w14:textId="2000C6D1" w:rsidR="00B979FE" w:rsidRDefault="00D666D4" w:rsidP="00114088">
      <w:pPr>
        <w:tabs>
          <w:tab w:val="left" w:pos="5256"/>
        </w:tabs>
        <w:rPr>
          <w:ins w:id="64" w:author="James Auman" w:date="2020-08-27T16:19:00Z"/>
        </w:rPr>
      </w:pPr>
      <w:ins w:id="65" w:author="James Auman" w:date="2020-08-27T16:18:00Z">
        <w:r>
          <w:t xml:space="preserve">The tables from the </w:t>
        </w:r>
        <w:r w:rsidR="0025513E">
          <w:t xml:space="preserve">state population and state abbreviation wiki pages were scraped </w:t>
        </w:r>
      </w:ins>
      <w:ins w:id="66" w:author="James Auman" w:date="2020-08-27T16:14:00Z">
        <w:r w:rsidR="00757537">
          <w:t xml:space="preserve">for their tables and transformed into a Pandas </w:t>
        </w:r>
        <w:proofErr w:type="spellStart"/>
        <w:r w:rsidR="00757537">
          <w:t>DataFrames</w:t>
        </w:r>
      </w:ins>
      <w:proofErr w:type="spellEnd"/>
      <w:ins w:id="67" w:author="James Auman" w:date="2020-08-27T16:20:00Z">
        <w:r w:rsidR="000B21B5">
          <w:t xml:space="preserve"> (</w:t>
        </w:r>
      </w:ins>
      <w:proofErr w:type="spellStart"/>
      <w:ins w:id="68" w:author="James Auman" w:date="2020-08-27T16:21:00Z">
        <w:r w:rsidR="000B21B5">
          <w:t>pop</w:t>
        </w:r>
        <w:r w:rsidR="00FB788D">
          <w:t>_df</w:t>
        </w:r>
        <w:proofErr w:type="spellEnd"/>
        <w:r w:rsidR="000B21B5">
          <w:t xml:space="preserve"> and </w:t>
        </w:r>
        <w:proofErr w:type="spellStart"/>
        <w:r w:rsidR="00FB788D">
          <w:t>state_abbr</w:t>
        </w:r>
        <w:proofErr w:type="spellEnd"/>
        <w:r w:rsidR="00FB788D">
          <w:t>)</w:t>
        </w:r>
      </w:ins>
      <w:ins w:id="69" w:author="James Auman" w:date="2020-08-27T16:14:00Z">
        <w:r w:rsidR="00757537">
          <w:t>.</w:t>
        </w:r>
      </w:ins>
    </w:p>
    <w:p w14:paraId="341A0E2E" w14:textId="39449F47" w:rsidR="00114088" w:rsidRDefault="00114088" w:rsidP="00114088">
      <w:pPr>
        <w:tabs>
          <w:tab w:val="left" w:pos="5256"/>
        </w:tabs>
        <w:rPr>
          <w:ins w:id="70" w:author="James Auman" w:date="2020-08-27T16:19:00Z"/>
        </w:rPr>
      </w:pPr>
      <w:ins w:id="71" w:author="James Auman" w:date="2020-08-27T16:10:00Z">
        <w:r w:rsidRPr="00757537">
          <w:rPr>
            <w:b/>
            <w:bCs/>
            <w:noProof/>
            <w:sz w:val="28"/>
            <w:szCs w:val="28"/>
            <w:u w:val="single"/>
            <w:rPrChange w:id="72" w:author="James Auman" w:date="2020-08-27T16:14:00Z">
              <w:rPr>
                <w:noProof/>
              </w:rPr>
            </w:rPrChange>
          </w:rPr>
          <w:drawing>
            <wp:anchor distT="0" distB="0" distL="114300" distR="114300" simplePos="0" relativeHeight="251721728" behindDoc="0" locked="0" layoutInCell="1" allowOverlap="1" wp14:anchorId="1A17DE36" wp14:editId="30823865">
              <wp:simplePos x="0" y="0"/>
              <wp:positionH relativeFrom="margin">
                <wp:align>right</wp:align>
              </wp:positionH>
              <wp:positionV relativeFrom="margin">
                <wp:posOffset>571500</wp:posOffset>
              </wp:positionV>
              <wp:extent cx="5943600" cy="9931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25 at 9.12.43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14:sizeRelV relativeFrom="margin">
                <wp14:pctHeight>0</wp14:pctHeight>
              </wp14:sizeRelV>
            </wp:anchor>
          </w:drawing>
        </w:r>
      </w:ins>
    </w:p>
    <w:p w14:paraId="74530DA7" w14:textId="67621C19" w:rsidR="00114088" w:rsidRDefault="00114088" w:rsidP="00114088">
      <w:pPr>
        <w:tabs>
          <w:tab w:val="left" w:pos="5256"/>
        </w:tabs>
        <w:rPr>
          <w:ins w:id="73" w:author="James Auman" w:date="2020-08-27T16:10:00Z"/>
        </w:rPr>
        <w:pPrChange w:id="74" w:author="James Auman" w:date="2020-08-27T16:19:00Z">
          <w:pPr>
            <w:tabs>
              <w:tab w:val="left" w:pos="5256"/>
            </w:tabs>
          </w:pPr>
        </w:pPrChange>
      </w:pPr>
    </w:p>
    <w:p w14:paraId="20EB51B3" w14:textId="01538D33" w:rsidR="003D4629" w:rsidDel="00FB788D" w:rsidRDefault="003D4629" w:rsidP="00036C86">
      <w:pPr>
        <w:tabs>
          <w:tab w:val="left" w:pos="5256"/>
        </w:tabs>
        <w:rPr>
          <w:del w:id="75" w:author="James Auman" w:date="2020-08-27T16:06:00Z"/>
        </w:rPr>
      </w:pPr>
    </w:p>
    <w:p w14:paraId="7D5C8FF3" w14:textId="77777777" w:rsidR="00FB788D" w:rsidRPr="00AC0F69" w:rsidRDefault="00FB788D" w:rsidP="00036C86">
      <w:pPr>
        <w:tabs>
          <w:tab w:val="left" w:pos="5256"/>
        </w:tabs>
        <w:rPr>
          <w:ins w:id="76" w:author="James Auman" w:date="2020-08-27T16:22:00Z"/>
          <w:sz w:val="28"/>
          <w:szCs w:val="28"/>
          <w:rPrChange w:id="77" w:author="James Auman" w:date="2020-08-27T16:19:00Z">
            <w:rPr>
              <w:ins w:id="78" w:author="James Auman" w:date="2020-08-27T16:22:00Z"/>
            </w:rPr>
          </w:rPrChange>
        </w:rPr>
      </w:pPr>
    </w:p>
    <w:p w14:paraId="7EAA12AB" w14:textId="1CD0BDCF" w:rsidR="003D4629" w:rsidRPr="003A758B" w:rsidDel="004370AF" w:rsidRDefault="003A758B" w:rsidP="00036C86">
      <w:pPr>
        <w:tabs>
          <w:tab w:val="left" w:pos="5256"/>
        </w:tabs>
        <w:rPr>
          <w:del w:id="79" w:author="James Auman" w:date="2020-08-27T16:06:00Z"/>
          <w:b/>
          <w:bCs/>
          <w:sz w:val="28"/>
          <w:szCs w:val="28"/>
          <w:u w:val="single"/>
          <w:rPrChange w:id="80" w:author="James Auman" w:date="2020-08-27T16:22:00Z">
            <w:rPr>
              <w:del w:id="81" w:author="James Auman" w:date="2020-08-27T16:06:00Z"/>
            </w:rPr>
          </w:rPrChange>
        </w:rPr>
      </w:pPr>
      <w:ins w:id="82" w:author="James Auman" w:date="2020-08-27T16:22:00Z">
        <w:r w:rsidRPr="003A758B">
          <w:rPr>
            <w:b/>
            <w:bCs/>
            <w:sz w:val="28"/>
            <w:szCs w:val="28"/>
            <w:u w:val="single"/>
            <w:rPrChange w:id="83" w:author="James Auman" w:date="2020-08-27T16:22:00Z">
              <w:rPr>
                <w:sz w:val="28"/>
                <w:szCs w:val="28"/>
              </w:rPr>
            </w:rPrChange>
          </w:rPr>
          <w:t>Data T</w:t>
        </w:r>
      </w:ins>
    </w:p>
    <w:p w14:paraId="5D9B37BC" w14:textId="77777777" w:rsidR="003D4629" w:rsidRPr="003A758B" w:rsidDel="004370AF" w:rsidRDefault="003D4629" w:rsidP="00036C86">
      <w:pPr>
        <w:tabs>
          <w:tab w:val="left" w:pos="5256"/>
        </w:tabs>
        <w:rPr>
          <w:del w:id="84" w:author="James Auman" w:date="2020-08-27T16:06:00Z"/>
          <w:b/>
          <w:bCs/>
          <w:sz w:val="28"/>
          <w:szCs w:val="28"/>
          <w:u w:val="single"/>
          <w:rPrChange w:id="85" w:author="James Auman" w:date="2020-08-27T16:22:00Z">
            <w:rPr>
              <w:del w:id="86" w:author="James Auman" w:date="2020-08-27T16:06:00Z"/>
            </w:rPr>
          </w:rPrChange>
        </w:rPr>
      </w:pPr>
    </w:p>
    <w:p w14:paraId="26B60CD4" w14:textId="77777777" w:rsidR="00084E1D" w:rsidRPr="003A758B" w:rsidDel="004370AF" w:rsidRDefault="00084E1D" w:rsidP="00036C86">
      <w:pPr>
        <w:tabs>
          <w:tab w:val="left" w:pos="5256"/>
        </w:tabs>
        <w:rPr>
          <w:del w:id="87" w:author="James Auman" w:date="2020-08-27T16:06:00Z"/>
          <w:b/>
          <w:bCs/>
          <w:sz w:val="28"/>
          <w:szCs w:val="28"/>
          <w:u w:val="single"/>
          <w:rPrChange w:id="88" w:author="James Auman" w:date="2020-08-27T16:22:00Z">
            <w:rPr>
              <w:del w:id="89" w:author="James Auman" w:date="2020-08-27T16:06:00Z"/>
              <w:b/>
              <w:u w:val="single"/>
            </w:rPr>
          </w:rPrChange>
        </w:rPr>
      </w:pPr>
    </w:p>
    <w:p w14:paraId="3116D937" w14:textId="694348BA" w:rsidR="00084E1D" w:rsidRPr="003A758B" w:rsidDel="004370AF" w:rsidRDefault="00084E1D" w:rsidP="00036C86">
      <w:pPr>
        <w:tabs>
          <w:tab w:val="left" w:pos="5256"/>
        </w:tabs>
        <w:rPr>
          <w:del w:id="90" w:author="James Auman" w:date="2020-08-27T16:06:00Z"/>
          <w:b/>
          <w:bCs/>
          <w:sz w:val="28"/>
          <w:szCs w:val="28"/>
          <w:u w:val="single"/>
          <w:rPrChange w:id="91" w:author="James Auman" w:date="2020-08-27T16:22:00Z">
            <w:rPr>
              <w:del w:id="92" w:author="James Auman" w:date="2020-08-27T16:06:00Z"/>
              <w:b/>
              <w:u w:val="single"/>
            </w:rPr>
          </w:rPrChange>
        </w:rPr>
      </w:pPr>
    </w:p>
    <w:p w14:paraId="5497CF4C" w14:textId="3D348E9D" w:rsidR="00084E1D" w:rsidRPr="003A758B" w:rsidDel="004370AF" w:rsidRDefault="00084E1D" w:rsidP="00036C86">
      <w:pPr>
        <w:tabs>
          <w:tab w:val="left" w:pos="5256"/>
        </w:tabs>
        <w:rPr>
          <w:del w:id="93" w:author="James Auman" w:date="2020-08-27T16:05:00Z"/>
          <w:b/>
          <w:bCs/>
          <w:sz w:val="28"/>
          <w:szCs w:val="28"/>
          <w:u w:val="single"/>
          <w:rPrChange w:id="94" w:author="James Auman" w:date="2020-08-27T16:22:00Z">
            <w:rPr>
              <w:del w:id="95" w:author="James Auman" w:date="2020-08-27T16:05:00Z"/>
              <w:b/>
              <w:u w:val="single"/>
            </w:rPr>
          </w:rPrChange>
        </w:rPr>
      </w:pPr>
    </w:p>
    <w:p w14:paraId="5EF878EA" w14:textId="72CC3634" w:rsidR="00084E1D" w:rsidRPr="003A758B" w:rsidDel="004370AF" w:rsidRDefault="00084E1D" w:rsidP="00036C86">
      <w:pPr>
        <w:tabs>
          <w:tab w:val="left" w:pos="5256"/>
        </w:tabs>
        <w:rPr>
          <w:del w:id="96" w:author="James Auman" w:date="2020-08-27T16:05:00Z"/>
          <w:b/>
          <w:bCs/>
          <w:sz w:val="28"/>
          <w:szCs w:val="28"/>
          <w:u w:val="single"/>
          <w:rPrChange w:id="97" w:author="James Auman" w:date="2020-08-27T16:22:00Z">
            <w:rPr>
              <w:del w:id="98" w:author="James Auman" w:date="2020-08-27T16:05:00Z"/>
              <w:b/>
              <w:u w:val="single"/>
            </w:rPr>
          </w:rPrChange>
        </w:rPr>
      </w:pPr>
    </w:p>
    <w:p w14:paraId="7D438ED5" w14:textId="71237FA4" w:rsidR="00084E1D" w:rsidRPr="003A758B" w:rsidDel="00F6486D" w:rsidRDefault="00084E1D" w:rsidP="00036C86">
      <w:pPr>
        <w:tabs>
          <w:tab w:val="left" w:pos="5256"/>
        </w:tabs>
        <w:rPr>
          <w:del w:id="99" w:author="James Auman" w:date="2020-08-27T16:05:00Z"/>
          <w:b/>
          <w:bCs/>
          <w:sz w:val="28"/>
          <w:szCs w:val="28"/>
          <w:u w:val="single"/>
          <w:rPrChange w:id="100" w:author="James Auman" w:date="2020-08-27T16:22:00Z">
            <w:rPr>
              <w:del w:id="101" w:author="James Auman" w:date="2020-08-27T16:05:00Z"/>
              <w:b/>
              <w:u w:val="single"/>
            </w:rPr>
          </w:rPrChange>
        </w:rPr>
      </w:pPr>
    </w:p>
    <w:p w14:paraId="23CB7BD0" w14:textId="570A33F7" w:rsidR="00084E1D" w:rsidRPr="003A758B" w:rsidDel="00F6486D" w:rsidRDefault="00084E1D" w:rsidP="00036C86">
      <w:pPr>
        <w:tabs>
          <w:tab w:val="left" w:pos="5256"/>
        </w:tabs>
        <w:rPr>
          <w:del w:id="102" w:author="James Auman" w:date="2020-08-27T16:05:00Z"/>
          <w:b/>
          <w:bCs/>
          <w:sz w:val="28"/>
          <w:szCs w:val="28"/>
          <w:u w:val="single"/>
          <w:rPrChange w:id="103" w:author="James Auman" w:date="2020-08-27T16:22:00Z">
            <w:rPr>
              <w:del w:id="104" w:author="James Auman" w:date="2020-08-27T16:05:00Z"/>
              <w:b/>
              <w:u w:val="single"/>
            </w:rPr>
          </w:rPrChange>
        </w:rPr>
      </w:pPr>
    </w:p>
    <w:p w14:paraId="5059ACE8" w14:textId="71A2C7D1" w:rsidR="00084E1D" w:rsidRPr="003A758B" w:rsidDel="00F6486D" w:rsidRDefault="00084E1D" w:rsidP="00036C86">
      <w:pPr>
        <w:tabs>
          <w:tab w:val="left" w:pos="5256"/>
        </w:tabs>
        <w:rPr>
          <w:del w:id="105" w:author="James Auman" w:date="2020-08-27T16:05:00Z"/>
          <w:b/>
          <w:bCs/>
          <w:sz w:val="28"/>
          <w:szCs w:val="28"/>
          <w:u w:val="single"/>
          <w:rPrChange w:id="106" w:author="James Auman" w:date="2020-08-27T16:22:00Z">
            <w:rPr>
              <w:del w:id="107" w:author="James Auman" w:date="2020-08-27T16:05:00Z"/>
              <w:b/>
              <w:u w:val="single"/>
            </w:rPr>
          </w:rPrChange>
        </w:rPr>
      </w:pPr>
    </w:p>
    <w:p w14:paraId="1B4B3206" w14:textId="06546AD9" w:rsidR="00084E1D" w:rsidRPr="003A758B" w:rsidDel="00F6486D" w:rsidRDefault="00084E1D" w:rsidP="00036C86">
      <w:pPr>
        <w:tabs>
          <w:tab w:val="left" w:pos="5256"/>
        </w:tabs>
        <w:rPr>
          <w:del w:id="108" w:author="James Auman" w:date="2020-08-27T16:05:00Z"/>
          <w:b/>
          <w:bCs/>
          <w:sz w:val="28"/>
          <w:szCs w:val="28"/>
          <w:u w:val="single"/>
          <w:rPrChange w:id="109" w:author="James Auman" w:date="2020-08-27T16:22:00Z">
            <w:rPr>
              <w:del w:id="110" w:author="James Auman" w:date="2020-08-27T16:05:00Z"/>
              <w:b/>
              <w:u w:val="single"/>
            </w:rPr>
          </w:rPrChange>
        </w:rPr>
      </w:pPr>
    </w:p>
    <w:p w14:paraId="2ECADFAE" w14:textId="2294FFFF" w:rsidR="00084E1D" w:rsidRPr="003A758B" w:rsidDel="00F6486D" w:rsidRDefault="00084E1D" w:rsidP="00036C86">
      <w:pPr>
        <w:tabs>
          <w:tab w:val="left" w:pos="5256"/>
        </w:tabs>
        <w:rPr>
          <w:del w:id="111" w:author="James Auman" w:date="2020-08-27T16:05:00Z"/>
          <w:b/>
          <w:bCs/>
          <w:sz w:val="28"/>
          <w:szCs w:val="28"/>
          <w:u w:val="single"/>
          <w:rPrChange w:id="112" w:author="James Auman" w:date="2020-08-27T16:22:00Z">
            <w:rPr>
              <w:del w:id="113" w:author="James Auman" w:date="2020-08-27T16:05:00Z"/>
              <w:b/>
              <w:u w:val="single"/>
            </w:rPr>
          </w:rPrChange>
        </w:rPr>
      </w:pPr>
    </w:p>
    <w:p w14:paraId="37F3E556" w14:textId="348FED22" w:rsidR="00084E1D" w:rsidRPr="003A758B" w:rsidDel="00B825A5" w:rsidRDefault="00084E1D" w:rsidP="00036C86">
      <w:pPr>
        <w:tabs>
          <w:tab w:val="left" w:pos="5256"/>
        </w:tabs>
        <w:rPr>
          <w:del w:id="114" w:author="James Auman" w:date="2020-08-27T16:11:00Z"/>
          <w:b/>
          <w:bCs/>
          <w:sz w:val="28"/>
          <w:szCs w:val="28"/>
          <w:u w:val="single"/>
          <w:rPrChange w:id="115" w:author="James Auman" w:date="2020-08-27T16:22:00Z">
            <w:rPr>
              <w:del w:id="116" w:author="James Auman" w:date="2020-08-27T16:11:00Z"/>
              <w:b/>
              <w:u w:val="single"/>
            </w:rPr>
          </w:rPrChange>
        </w:rPr>
      </w:pPr>
    </w:p>
    <w:p w14:paraId="22B1E6E4" w14:textId="6F083042" w:rsidR="003D4629" w:rsidRPr="003A758B" w:rsidRDefault="003D4629" w:rsidP="00036C86">
      <w:pPr>
        <w:tabs>
          <w:tab w:val="left" w:pos="5256"/>
        </w:tabs>
        <w:rPr>
          <w:b/>
          <w:bCs/>
          <w:sz w:val="28"/>
          <w:szCs w:val="28"/>
          <w:u w:val="single"/>
          <w:rPrChange w:id="117" w:author="James Auman" w:date="2020-08-27T16:22:00Z">
            <w:rPr>
              <w:b/>
              <w:u w:val="single"/>
            </w:rPr>
          </w:rPrChange>
        </w:rPr>
      </w:pPr>
      <w:del w:id="118" w:author="James Auman" w:date="2020-08-27T16:19:00Z">
        <w:r w:rsidRPr="003A758B" w:rsidDel="00114088">
          <w:rPr>
            <w:b/>
            <w:bCs/>
            <w:sz w:val="28"/>
            <w:szCs w:val="28"/>
            <w:u w:val="single"/>
            <w:rPrChange w:id="119" w:author="James Auman" w:date="2020-08-27T16:22:00Z">
              <w:rPr>
                <w:b/>
                <w:u w:val="single"/>
              </w:rPr>
            </w:rPrChange>
          </w:rPr>
          <w:lastRenderedPageBreak/>
          <w:delText xml:space="preserve">Extract and </w:delText>
        </w:r>
      </w:del>
      <w:del w:id="120" w:author="James Auman" w:date="2020-08-27T16:21:00Z">
        <w:r w:rsidRPr="003A758B" w:rsidDel="00FB788D">
          <w:rPr>
            <w:b/>
            <w:bCs/>
            <w:sz w:val="28"/>
            <w:szCs w:val="28"/>
            <w:u w:val="single"/>
            <w:rPrChange w:id="121" w:author="James Auman" w:date="2020-08-27T16:22:00Z">
              <w:rPr>
                <w:b/>
                <w:u w:val="single"/>
              </w:rPr>
            </w:rPrChange>
          </w:rPr>
          <w:delText>T</w:delText>
        </w:r>
      </w:del>
      <w:r w:rsidRPr="003A758B">
        <w:rPr>
          <w:b/>
          <w:bCs/>
          <w:sz w:val="28"/>
          <w:szCs w:val="28"/>
          <w:u w:val="single"/>
          <w:rPrChange w:id="122" w:author="James Auman" w:date="2020-08-27T16:22:00Z">
            <w:rPr>
              <w:b/>
              <w:u w:val="single"/>
            </w:rPr>
          </w:rPrChange>
        </w:rPr>
        <w:t>ransform</w:t>
      </w:r>
      <w:ins w:id="123" w:author="James Auman" w:date="2020-08-27T16:22:00Z">
        <w:r w:rsidR="003A758B" w:rsidRPr="003A758B">
          <w:rPr>
            <w:b/>
            <w:bCs/>
            <w:sz w:val="28"/>
            <w:szCs w:val="28"/>
            <w:u w:val="single"/>
            <w:rPrChange w:id="124" w:author="James Auman" w:date="2020-08-27T16:22:00Z">
              <w:rPr>
                <w:b/>
                <w:sz w:val="28"/>
                <w:szCs w:val="28"/>
                <w:u w:val="single"/>
              </w:rPr>
            </w:rPrChange>
          </w:rPr>
          <w:t>ation</w:t>
        </w:r>
      </w:ins>
      <w:r w:rsidR="002136E5" w:rsidRPr="003A758B">
        <w:rPr>
          <w:b/>
          <w:bCs/>
          <w:sz w:val="28"/>
          <w:szCs w:val="28"/>
          <w:u w:val="single"/>
          <w:rPrChange w:id="125" w:author="James Auman" w:date="2020-08-27T16:22:00Z">
            <w:rPr>
              <w:b/>
              <w:u w:val="single"/>
            </w:rPr>
          </w:rPrChange>
        </w:rPr>
        <w:t>:</w:t>
      </w:r>
    </w:p>
    <w:p w14:paraId="1DF379B8" w14:textId="283C65D4" w:rsidR="002136E5" w:rsidRDefault="002136E5" w:rsidP="00036C86">
      <w:pPr>
        <w:tabs>
          <w:tab w:val="left" w:pos="5256"/>
        </w:tabs>
        <w:rPr>
          <w:ins w:id="126" w:author="James Auman" w:date="2020-08-27T16:23:00Z"/>
          <w:b/>
          <w:u w:val="single"/>
        </w:rPr>
      </w:pPr>
    </w:p>
    <w:p w14:paraId="301B39FA" w14:textId="5D3735A6" w:rsidR="00337491" w:rsidRDefault="00337491" w:rsidP="00036C86">
      <w:pPr>
        <w:tabs>
          <w:tab w:val="left" w:pos="5256"/>
        </w:tabs>
        <w:rPr>
          <w:ins w:id="127" w:author="James Auman" w:date="2020-08-27T16:26:00Z"/>
          <w:bCs/>
        </w:rPr>
      </w:pPr>
      <w:ins w:id="128" w:author="James Auman" w:date="2020-08-27T16:23:00Z">
        <w:r>
          <w:rPr>
            <w:bCs/>
          </w:rPr>
          <w:t xml:space="preserve">The </w:t>
        </w:r>
        <w:proofErr w:type="spellStart"/>
        <w:r>
          <w:rPr>
            <w:bCs/>
          </w:rPr>
          <w:t>fast_food</w:t>
        </w:r>
        <w:r w:rsidR="00BA5AC8">
          <w:rPr>
            <w:bCs/>
          </w:rPr>
          <w:t>_df</w:t>
        </w:r>
        <w:proofErr w:type="spellEnd"/>
        <w:r w:rsidR="00BA5AC8">
          <w:rPr>
            <w:bCs/>
          </w:rPr>
          <w:t xml:space="preserve"> was filtered </w:t>
        </w:r>
      </w:ins>
      <w:ins w:id="129" w:author="James Auman" w:date="2020-08-27T16:24:00Z">
        <w:r w:rsidR="00BA5AC8">
          <w:rPr>
            <w:bCs/>
          </w:rPr>
          <w:t>to remove unwanted columns</w:t>
        </w:r>
        <w:r w:rsidR="00AD790F">
          <w:rPr>
            <w:bCs/>
          </w:rPr>
          <w:t xml:space="preserve"> and the columns were renamed to match those in the restaurants table in the </w:t>
        </w:r>
      </w:ins>
      <w:proofErr w:type="spellStart"/>
      <w:ins w:id="130" w:author="James Auman" w:date="2020-08-27T16:25:00Z">
        <w:r w:rsidR="00951BCF">
          <w:rPr>
            <w:bCs/>
          </w:rPr>
          <w:t>restaurant_db</w:t>
        </w:r>
        <w:proofErr w:type="spellEnd"/>
        <w:r w:rsidR="00951BCF">
          <w:rPr>
            <w:bCs/>
          </w:rPr>
          <w:t xml:space="preserve"> Postgre</w:t>
        </w:r>
      </w:ins>
      <w:ins w:id="131" w:author="James Auman" w:date="2020-08-27T16:26:00Z">
        <w:r w:rsidR="0053296A">
          <w:rPr>
            <w:bCs/>
          </w:rPr>
          <w:t>SQL database.</w:t>
        </w:r>
      </w:ins>
    </w:p>
    <w:p w14:paraId="2A121406" w14:textId="1296E12E" w:rsidR="0053296A" w:rsidRDefault="0053296A" w:rsidP="00036C86">
      <w:pPr>
        <w:tabs>
          <w:tab w:val="left" w:pos="5256"/>
        </w:tabs>
        <w:rPr>
          <w:ins w:id="132" w:author="James Auman" w:date="2020-08-27T16:26:00Z"/>
          <w:bCs/>
        </w:rPr>
      </w:pPr>
    </w:p>
    <w:p w14:paraId="414961A0" w14:textId="4B202F86" w:rsidR="0053296A" w:rsidRPr="00337491" w:rsidRDefault="00442287" w:rsidP="00036C86">
      <w:pPr>
        <w:tabs>
          <w:tab w:val="left" w:pos="5256"/>
        </w:tabs>
        <w:rPr>
          <w:bCs/>
          <w:rPrChange w:id="133" w:author="James Auman" w:date="2020-08-27T16:23:00Z">
            <w:rPr>
              <w:b/>
              <w:u w:val="single"/>
            </w:rPr>
          </w:rPrChange>
        </w:rPr>
      </w:pPr>
      <w:ins w:id="134" w:author="James Auman" w:date="2020-08-27T16:34:00Z">
        <w:r w:rsidRPr="00442287">
          <w:rPr>
            <w:bCs/>
          </w:rPr>
          <w:drawing>
            <wp:inline distT="0" distB="0" distL="0" distR="0" wp14:anchorId="2CCBF90E" wp14:editId="459EFE95">
              <wp:extent cx="5943600" cy="174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46885"/>
                      </a:xfrm>
                      <a:prstGeom prst="rect">
                        <a:avLst/>
                      </a:prstGeom>
                    </pic:spPr>
                  </pic:pic>
                </a:graphicData>
              </a:graphic>
            </wp:inline>
          </w:drawing>
        </w:r>
      </w:ins>
    </w:p>
    <w:p w14:paraId="3CC58969" w14:textId="77777777" w:rsidR="0053296A" w:rsidRDefault="0053296A" w:rsidP="00036C86">
      <w:pPr>
        <w:tabs>
          <w:tab w:val="left" w:pos="5256"/>
        </w:tabs>
        <w:rPr>
          <w:ins w:id="135" w:author="James Auman" w:date="2020-08-27T16:26:00Z"/>
        </w:rPr>
      </w:pPr>
    </w:p>
    <w:p w14:paraId="78C4D223" w14:textId="77777777" w:rsidR="0053296A" w:rsidRDefault="0053296A" w:rsidP="00036C86">
      <w:pPr>
        <w:tabs>
          <w:tab w:val="left" w:pos="5256"/>
        </w:tabs>
        <w:rPr>
          <w:ins w:id="136" w:author="James Auman" w:date="2020-08-27T16:26:00Z"/>
        </w:rPr>
      </w:pPr>
    </w:p>
    <w:p w14:paraId="209146DC" w14:textId="52A2D5D3" w:rsidR="002136E5" w:rsidRDefault="002136E5" w:rsidP="00036C86">
      <w:pPr>
        <w:tabs>
          <w:tab w:val="left" w:pos="5256"/>
        </w:tabs>
        <w:rPr>
          <w:ins w:id="137" w:author="James Auman" w:date="2020-08-27T16:36:00Z"/>
        </w:rPr>
      </w:pPr>
      <w:del w:id="138" w:author="James Auman" w:date="2020-08-27T16:26:00Z">
        <w:r w:rsidDel="0053296A">
          <w:delText>Population Data from Wikipedia was group</w:delText>
        </w:r>
        <w:r w:rsidR="0089108A" w:rsidDel="0053296A">
          <w:delText>ed</w:delText>
        </w:r>
        <w:r w:rsidDel="0053296A">
          <w:delText xml:space="preserve"> by state</w:delText>
        </w:r>
      </w:del>
      <w:ins w:id="139" w:author="James Auman" w:date="2020-08-27T16:26:00Z">
        <w:r w:rsidR="0053296A">
          <w:t xml:space="preserve">The </w:t>
        </w:r>
      </w:ins>
      <w:proofErr w:type="spellStart"/>
      <w:ins w:id="140" w:author="James Auman" w:date="2020-08-27T16:27:00Z">
        <w:r w:rsidR="0053296A">
          <w:t>pop_df</w:t>
        </w:r>
        <w:proofErr w:type="spellEnd"/>
        <w:r w:rsidR="0053296A">
          <w:t xml:space="preserve"> was filtered</w:t>
        </w:r>
        <w:r w:rsidR="00E22F00">
          <w:t xml:space="preserve"> to remove unwanted columns.  Then</w:t>
        </w:r>
        <w:r w:rsidR="00A80C54">
          <w:t xml:space="preserve"> table rows </w:t>
        </w:r>
      </w:ins>
      <w:ins w:id="141" w:author="James Auman" w:date="2020-08-27T16:28:00Z">
        <w:r w:rsidR="00A80C54">
          <w:t xml:space="preserve">not corresponding to the 50 official U.S. states were removed.  </w:t>
        </w:r>
        <w:r w:rsidR="00B144F6">
          <w:t>The data in the ‘Percent of the total US population’ co</w:t>
        </w:r>
      </w:ins>
      <w:ins w:id="142" w:author="James Auman" w:date="2020-08-27T16:29:00Z">
        <w:r w:rsidR="00B144F6">
          <w:t>lumn</w:t>
        </w:r>
        <w:r w:rsidR="00095D0D">
          <w:t xml:space="preserve"> </w:t>
        </w:r>
        <w:proofErr w:type="gramStart"/>
        <w:r w:rsidR="00095D0D">
          <w:t>were</w:t>
        </w:r>
        <w:proofErr w:type="gramEnd"/>
        <w:r w:rsidR="00095D0D">
          <w:t xml:space="preserve"> stripped of the “%”</w:t>
        </w:r>
        <w:r w:rsidR="008C32D3">
          <w:t xml:space="preserve"> and the data type was converted to ‘float’.  </w:t>
        </w:r>
      </w:ins>
      <w:ins w:id="143" w:author="James Auman" w:date="2020-08-27T16:32:00Z">
        <w:r w:rsidR="00741853">
          <w:t>Next</w:t>
        </w:r>
      </w:ins>
      <w:ins w:id="144" w:author="James Auman" w:date="2020-08-27T16:30:00Z">
        <w:r w:rsidR="00982EE2">
          <w:t xml:space="preserve">, the state abbreviation </w:t>
        </w:r>
        <w:proofErr w:type="spellStart"/>
        <w:r w:rsidR="00982EE2">
          <w:t>dataframe</w:t>
        </w:r>
        <w:proofErr w:type="spellEnd"/>
        <w:r w:rsidR="00982EE2">
          <w:t xml:space="preserve"> was merged with transformed state population data frame</w:t>
        </w:r>
        <w:r w:rsidR="002400C4">
          <w:t xml:space="preserve"> </w:t>
        </w:r>
      </w:ins>
      <w:ins w:id="145" w:author="James Auman" w:date="2020-08-27T16:32:00Z">
        <w:r w:rsidR="00741853">
          <w:t xml:space="preserve">to </w:t>
        </w:r>
        <w:r w:rsidR="0004277A">
          <w:t>get the ‘State Abbreviation’ data column.  Finally,</w:t>
        </w:r>
      </w:ins>
      <w:ins w:id="146" w:author="James Auman" w:date="2020-08-27T16:30:00Z">
        <w:r w:rsidR="002400C4">
          <w:t xml:space="preserve"> the </w:t>
        </w:r>
      </w:ins>
      <w:ins w:id="147" w:author="James Auman" w:date="2020-08-27T16:31:00Z">
        <w:r w:rsidR="002400C4">
          <w:t xml:space="preserve">columns were renamed to match those in the </w:t>
        </w:r>
        <w:proofErr w:type="spellStart"/>
        <w:r w:rsidR="002400C4">
          <w:t>state_population</w:t>
        </w:r>
        <w:proofErr w:type="spellEnd"/>
        <w:r w:rsidR="002400C4">
          <w:t xml:space="preserve"> table in </w:t>
        </w:r>
        <w:proofErr w:type="spellStart"/>
        <w:r w:rsidR="002400C4">
          <w:t>restaurant_db</w:t>
        </w:r>
      </w:ins>
      <w:proofErr w:type="spellEnd"/>
      <w:ins w:id="148" w:author="James Auman" w:date="2020-08-27T16:38:00Z">
        <w:r w:rsidR="00212763">
          <w:t xml:space="preserve"> and an index was added to serve as a primary key</w:t>
        </w:r>
      </w:ins>
      <w:ins w:id="149" w:author="James Auman" w:date="2020-08-27T16:31:00Z">
        <w:r w:rsidR="002400C4">
          <w:t>.</w:t>
        </w:r>
      </w:ins>
    </w:p>
    <w:p w14:paraId="2511B8EB" w14:textId="632A5741" w:rsidR="008B5ECB" w:rsidRDefault="008B5ECB" w:rsidP="00036C86">
      <w:pPr>
        <w:tabs>
          <w:tab w:val="left" w:pos="5256"/>
        </w:tabs>
        <w:rPr>
          <w:ins w:id="150" w:author="James Auman" w:date="2020-08-27T16:36:00Z"/>
        </w:rPr>
      </w:pPr>
    </w:p>
    <w:p w14:paraId="6A624136" w14:textId="5A8A5FB8" w:rsidR="008B5ECB" w:rsidRDefault="004C230C" w:rsidP="00036C86">
      <w:pPr>
        <w:tabs>
          <w:tab w:val="left" w:pos="5256"/>
        </w:tabs>
        <w:rPr>
          <w:ins w:id="151" w:author="James Auman" w:date="2020-08-27T16:29:00Z"/>
        </w:rPr>
      </w:pPr>
      <w:ins w:id="152" w:author="James Auman" w:date="2020-08-27T16:37:00Z">
        <w:r>
          <w:rPr>
            <w:noProof/>
          </w:rPr>
          <w:drawing>
            <wp:inline distT="0" distB="0" distL="0" distR="0" wp14:anchorId="25A7F552" wp14:editId="591D77D1">
              <wp:extent cx="5016500" cy="1860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6500" cy="1860550"/>
                      </a:xfrm>
                      <a:prstGeom prst="rect">
                        <a:avLst/>
                      </a:prstGeom>
                      <a:noFill/>
                    </pic:spPr>
                  </pic:pic>
                </a:graphicData>
              </a:graphic>
            </wp:inline>
          </w:drawing>
        </w:r>
      </w:ins>
    </w:p>
    <w:p w14:paraId="25C4A595" w14:textId="39246F84" w:rsidR="00095D0D" w:rsidRDefault="005D52DC" w:rsidP="00036C86">
      <w:pPr>
        <w:tabs>
          <w:tab w:val="left" w:pos="5256"/>
        </w:tabs>
        <w:rPr>
          <w:ins w:id="153" w:author="James Auman" w:date="2020-08-27T16:43:00Z"/>
          <w:b/>
          <w:bCs/>
          <w:sz w:val="28"/>
          <w:szCs w:val="28"/>
          <w:u w:val="single"/>
        </w:rPr>
      </w:pPr>
      <w:ins w:id="154" w:author="James Auman" w:date="2020-08-27T16:39:00Z">
        <w:r w:rsidRPr="005D52DC">
          <w:rPr>
            <w:b/>
            <w:bCs/>
            <w:sz w:val="28"/>
            <w:szCs w:val="28"/>
            <w:u w:val="single"/>
            <w:rPrChange w:id="155" w:author="James Auman" w:date="2020-08-27T16:39:00Z">
              <w:rPr/>
            </w:rPrChange>
          </w:rPr>
          <w:t>Data Loading:</w:t>
        </w:r>
      </w:ins>
    </w:p>
    <w:p w14:paraId="45D6DD7D" w14:textId="04F1193C" w:rsidR="009C57D7" w:rsidRDefault="009C57D7" w:rsidP="00036C86">
      <w:pPr>
        <w:tabs>
          <w:tab w:val="left" w:pos="5256"/>
        </w:tabs>
        <w:rPr>
          <w:ins w:id="156" w:author="James Auman" w:date="2020-08-27T16:43:00Z"/>
          <w:b/>
          <w:bCs/>
          <w:sz w:val="28"/>
          <w:szCs w:val="28"/>
          <w:u w:val="single"/>
        </w:rPr>
      </w:pPr>
    </w:p>
    <w:p w14:paraId="32E0CD47" w14:textId="16EBF8E9" w:rsidR="005D52DC" w:rsidRDefault="005D52DC" w:rsidP="00036C86">
      <w:pPr>
        <w:tabs>
          <w:tab w:val="left" w:pos="5256"/>
        </w:tabs>
        <w:rPr>
          <w:ins w:id="157" w:author="James Auman" w:date="2020-08-27T16:44:00Z"/>
        </w:rPr>
      </w:pPr>
      <w:ins w:id="158" w:author="James Auman" w:date="2020-08-27T16:39:00Z">
        <w:r>
          <w:t>The</w:t>
        </w:r>
        <w:r w:rsidR="003A6AF2">
          <w:t xml:space="preserve"> transformed </w:t>
        </w:r>
        <w:proofErr w:type="spellStart"/>
        <w:r w:rsidR="003A6AF2">
          <w:t>dataframes</w:t>
        </w:r>
        <w:proofErr w:type="spellEnd"/>
        <w:r w:rsidR="003A6AF2">
          <w:t xml:space="preserve"> (</w:t>
        </w:r>
      </w:ins>
      <w:ins w:id="159" w:author="James Auman" w:date="2020-08-27T16:40:00Z">
        <w:r w:rsidR="00EB20A1">
          <w:t>“</w:t>
        </w:r>
        <w:proofErr w:type="spellStart"/>
        <w:r w:rsidR="00EB20A1" w:rsidRPr="00EB20A1">
          <w:t>us_state_population</w:t>
        </w:r>
        <w:proofErr w:type="spellEnd"/>
        <w:r w:rsidR="00EB20A1">
          <w:t>” and “</w:t>
        </w:r>
        <w:proofErr w:type="spellStart"/>
        <w:r w:rsidR="00EB20A1" w:rsidRPr="00EB20A1">
          <w:t>fast_food_transformed</w:t>
        </w:r>
        <w:proofErr w:type="spellEnd"/>
        <w:r w:rsidR="00EB20A1">
          <w:t xml:space="preserve">” were loaded into the </w:t>
        </w:r>
        <w:proofErr w:type="spellStart"/>
        <w:r w:rsidR="006A130D">
          <w:t>restaurant_db</w:t>
        </w:r>
      </w:ins>
      <w:proofErr w:type="spellEnd"/>
      <w:ins w:id="160" w:author="James Auman" w:date="2020-08-27T16:41:00Z">
        <w:r w:rsidR="006A130D">
          <w:t xml:space="preserve"> using </w:t>
        </w:r>
        <w:r w:rsidR="0026414F">
          <w:t>pandas ‘</w:t>
        </w:r>
        <w:proofErr w:type="spellStart"/>
        <w:r w:rsidR="0026414F">
          <w:t>to_sql</w:t>
        </w:r>
        <w:proofErr w:type="spellEnd"/>
        <w:r w:rsidR="0026414F">
          <w:t>’ function.</w:t>
        </w:r>
      </w:ins>
    </w:p>
    <w:p w14:paraId="75B8C9F9" w14:textId="4D2952A9" w:rsidR="007B61F7" w:rsidRDefault="007B61F7" w:rsidP="00036C86">
      <w:pPr>
        <w:tabs>
          <w:tab w:val="left" w:pos="5256"/>
        </w:tabs>
        <w:rPr>
          <w:ins w:id="161" w:author="James Auman" w:date="2020-08-27T16:44:00Z"/>
        </w:rPr>
      </w:pPr>
    </w:p>
    <w:p w14:paraId="45550B50" w14:textId="77777777" w:rsidR="007B61F7" w:rsidRDefault="007B61F7" w:rsidP="00036C86">
      <w:pPr>
        <w:tabs>
          <w:tab w:val="left" w:pos="5256"/>
        </w:tabs>
      </w:pPr>
    </w:p>
    <w:p w14:paraId="0058368D" w14:textId="650AAC71" w:rsidR="002136E5" w:rsidRDefault="00CF39AF" w:rsidP="00036C86">
      <w:pPr>
        <w:tabs>
          <w:tab w:val="left" w:pos="5256"/>
        </w:tabs>
      </w:pPr>
      <w:ins w:id="162" w:author="James Auman" w:date="2020-08-27T16:44:00Z">
        <w:r w:rsidRPr="00CF39AF">
          <w:drawing>
            <wp:inline distT="0" distB="0" distL="0" distR="0" wp14:anchorId="1822E761" wp14:editId="6DF06F43">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2545"/>
                      </a:xfrm>
                      <a:prstGeom prst="rect">
                        <a:avLst/>
                      </a:prstGeom>
                    </pic:spPr>
                  </pic:pic>
                </a:graphicData>
              </a:graphic>
            </wp:inline>
          </w:drawing>
        </w:r>
      </w:ins>
    </w:p>
    <w:p w14:paraId="53315D6B" w14:textId="2DEF55B3" w:rsidR="002136E5" w:rsidDel="009C57D7" w:rsidRDefault="002136E5" w:rsidP="00036C86">
      <w:pPr>
        <w:tabs>
          <w:tab w:val="left" w:pos="5256"/>
        </w:tabs>
        <w:rPr>
          <w:del w:id="163" w:author="James Auman" w:date="2020-08-27T16:43:00Z"/>
        </w:rPr>
      </w:pPr>
    </w:p>
    <w:p w14:paraId="1658B3CF" w14:textId="39AF1B77" w:rsidR="009F672E" w:rsidRDefault="00FF7BC6" w:rsidP="00036C86">
      <w:pPr>
        <w:tabs>
          <w:tab w:val="left" w:pos="5256"/>
        </w:tabs>
        <w:rPr>
          <w:ins w:id="164" w:author="James Auman" w:date="2020-08-27T16:08:00Z"/>
        </w:rPr>
      </w:pPr>
      <w:del w:id="165" w:author="James Auman" w:date="2020-08-27T16:38:00Z">
        <w:r w:rsidDel="00212763">
          <w:rPr>
            <w:noProof/>
          </w:rPr>
          <w:drawing>
            <wp:anchor distT="0" distB="0" distL="114300" distR="114300" simplePos="0" relativeHeight="251658240" behindDoc="0" locked="0" layoutInCell="1" allowOverlap="1" wp14:anchorId="1BCC2F29" wp14:editId="0DBD7B00">
              <wp:simplePos x="0" y="0"/>
              <wp:positionH relativeFrom="margin">
                <wp:posOffset>-88900</wp:posOffset>
              </wp:positionH>
              <wp:positionV relativeFrom="margin">
                <wp:posOffset>5486400</wp:posOffset>
              </wp:positionV>
              <wp:extent cx="5943600" cy="14560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8-25 at 12.14.3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anchor>
          </w:drawing>
        </w:r>
      </w:del>
    </w:p>
    <w:p w14:paraId="7B698B51" w14:textId="3DBAA38E" w:rsidR="00A22C66" w:rsidDel="00D46F2B" w:rsidRDefault="00A22C66" w:rsidP="00036C86">
      <w:pPr>
        <w:tabs>
          <w:tab w:val="left" w:pos="5256"/>
        </w:tabs>
        <w:rPr>
          <w:del w:id="166" w:author="James Auman" w:date="2020-08-27T16:45:00Z"/>
        </w:rPr>
      </w:pPr>
    </w:p>
    <w:p w14:paraId="0DD34E20" w14:textId="7716522A" w:rsidR="009F672E" w:rsidDel="00D46F2B" w:rsidRDefault="009F672E" w:rsidP="00036C86">
      <w:pPr>
        <w:tabs>
          <w:tab w:val="left" w:pos="5256"/>
        </w:tabs>
        <w:rPr>
          <w:del w:id="167" w:author="James Auman" w:date="2020-08-27T16:45:00Z"/>
        </w:rPr>
      </w:pPr>
    </w:p>
    <w:p w14:paraId="27D9B36E" w14:textId="7CEF2209" w:rsidR="004F205B" w:rsidDel="002400C4" w:rsidRDefault="004F205B" w:rsidP="00036C86">
      <w:pPr>
        <w:tabs>
          <w:tab w:val="left" w:pos="5256"/>
        </w:tabs>
        <w:rPr>
          <w:del w:id="168" w:author="James Auman" w:date="2020-08-27T16:31:00Z"/>
        </w:rPr>
      </w:pPr>
      <w:del w:id="169" w:author="James Auman" w:date="2020-08-27T16:31:00Z">
        <w:r w:rsidDel="002400C4">
          <w:delText>Merged Population Data into Fast Food Notebook</w:delText>
        </w:r>
      </w:del>
    </w:p>
    <w:p w14:paraId="65C557DA" w14:textId="1256C5E8" w:rsidR="004F205B" w:rsidDel="00212763" w:rsidRDefault="004F205B" w:rsidP="00036C86">
      <w:pPr>
        <w:tabs>
          <w:tab w:val="left" w:pos="5256"/>
        </w:tabs>
        <w:rPr>
          <w:del w:id="170" w:author="James Auman" w:date="2020-08-27T16:38:00Z"/>
        </w:rPr>
      </w:pPr>
    </w:p>
    <w:p w14:paraId="5EC83EAE" w14:textId="37849BE7" w:rsidR="002136E5" w:rsidDel="00212763" w:rsidRDefault="00ED0E8B" w:rsidP="00036C86">
      <w:pPr>
        <w:tabs>
          <w:tab w:val="left" w:pos="5256"/>
        </w:tabs>
        <w:rPr>
          <w:del w:id="171" w:author="James Auman" w:date="2020-08-27T16:38:00Z"/>
        </w:rPr>
      </w:pPr>
      <w:del w:id="172" w:author="James Auman" w:date="2020-08-27T16:33:00Z">
        <w:r w:rsidDel="00FF7BC6">
          <w:rPr>
            <w:noProof/>
          </w:rPr>
          <w:drawing>
            <wp:anchor distT="0" distB="0" distL="114300" distR="114300" simplePos="0" relativeHeight="251638784" behindDoc="0" locked="0" layoutInCell="1" allowOverlap="1" wp14:anchorId="627CF0DC" wp14:editId="755DC9E7">
              <wp:simplePos x="0" y="0"/>
              <wp:positionH relativeFrom="margin">
                <wp:posOffset>-454</wp:posOffset>
              </wp:positionH>
              <wp:positionV relativeFrom="margin">
                <wp:posOffset>5428615</wp:posOffset>
              </wp:positionV>
              <wp:extent cx="5943600" cy="17227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25 at 12.13.3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22755"/>
                      </a:xfrm>
                      <a:prstGeom prst="rect">
                        <a:avLst/>
                      </a:prstGeom>
                    </pic:spPr>
                  </pic:pic>
                </a:graphicData>
              </a:graphic>
            </wp:anchor>
          </w:drawing>
        </w:r>
        <w:r w:rsidDel="00220D50">
          <w:rPr>
            <w:noProof/>
          </w:rPr>
          <w:drawing>
            <wp:inline distT="0" distB="0" distL="0" distR="0" wp14:anchorId="774177BB" wp14:editId="4AB88DB8">
              <wp:extent cx="5943600" cy="462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8-25 at 6.56.4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2280"/>
                      </a:xfrm>
                      <a:prstGeom prst="rect">
                        <a:avLst/>
                      </a:prstGeom>
                    </pic:spPr>
                  </pic:pic>
                </a:graphicData>
              </a:graphic>
            </wp:inline>
          </w:drawing>
        </w:r>
      </w:del>
    </w:p>
    <w:p w14:paraId="2BAFD857" w14:textId="1EB7F5A0" w:rsidR="004F205B" w:rsidDel="00212763" w:rsidRDefault="009F672E" w:rsidP="00036C86">
      <w:pPr>
        <w:tabs>
          <w:tab w:val="left" w:pos="5256"/>
        </w:tabs>
        <w:rPr>
          <w:del w:id="173" w:author="James Auman" w:date="2020-08-27T16:38:00Z"/>
        </w:rPr>
      </w:pPr>
      <w:del w:id="174" w:author="James Auman" w:date="2020-08-27T16:38:00Z">
        <w:r w:rsidDel="00212763">
          <w:lastRenderedPageBreak/>
          <w:delText>Successful merge and create sql_query</w:delText>
        </w:r>
      </w:del>
    </w:p>
    <w:p w14:paraId="79041851" w14:textId="46A50F36" w:rsidR="004F205B" w:rsidDel="00212763" w:rsidRDefault="00FF7BC6" w:rsidP="00036C86">
      <w:pPr>
        <w:tabs>
          <w:tab w:val="left" w:pos="5256"/>
        </w:tabs>
        <w:rPr>
          <w:del w:id="175" w:author="James Auman" w:date="2020-08-27T16:38:00Z"/>
        </w:rPr>
      </w:pPr>
      <w:del w:id="176" w:author="James Auman" w:date="2020-08-27T16:38:00Z">
        <w:r w:rsidDel="00212763">
          <w:rPr>
            <w:noProof/>
          </w:rPr>
          <w:drawing>
            <wp:anchor distT="0" distB="0" distL="114300" distR="114300" simplePos="0" relativeHeight="251624448" behindDoc="0" locked="0" layoutInCell="1" allowOverlap="1" wp14:anchorId="7066BEC4" wp14:editId="19AA1782">
              <wp:simplePos x="0" y="0"/>
              <wp:positionH relativeFrom="margin">
                <wp:align>right</wp:align>
              </wp:positionH>
              <wp:positionV relativeFrom="margin">
                <wp:posOffset>2184400</wp:posOffset>
              </wp:positionV>
              <wp:extent cx="5943600" cy="16014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25 at 9.28.07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14:sizeRelV relativeFrom="margin">
                <wp14:pctHeight>0</wp14:pctHeight>
              </wp14:sizeRelV>
            </wp:anchor>
          </w:drawing>
        </w:r>
        <w:r w:rsidR="001D7F30" w:rsidDel="00212763">
          <w:rPr>
            <w:noProof/>
          </w:rPr>
          <w:drawing>
            <wp:anchor distT="0" distB="0" distL="114300" distR="114300" simplePos="0" relativeHeight="251696128" behindDoc="0" locked="0" layoutInCell="1" allowOverlap="1" wp14:anchorId="01C61A98" wp14:editId="746827F0">
              <wp:simplePos x="0" y="0"/>
              <wp:positionH relativeFrom="margin">
                <wp:posOffset>561340</wp:posOffset>
              </wp:positionH>
              <wp:positionV relativeFrom="page">
                <wp:align>bottom</wp:align>
              </wp:positionV>
              <wp:extent cx="5943600" cy="17043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8-25 at 6.58.4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anchor>
          </w:drawing>
        </w:r>
      </w:del>
    </w:p>
    <w:p w14:paraId="2D25DA81" w14:textId="3A1905A9" w:rsidR="004F205B" w:rsidRDefault="004F205B" w:rsidP="00036C86">
      <w:pPr>
        <w:tabs>
          <w:tab w:val="left" w:pos="5256"/>
        </w:tabs>
      </w:pPr>
      <w:del w:id="177" w:author="James Auman" w:date="2020-08-27T16:42:00Z">
        <w:r w:rsidDel="007F2564">
          <w:rPr>
            <w:noProof/>
          </w:rPr>
          <w:drawing>
            <wp:inline distT="0" distB="0" distL="0" distR="0" wp14:anchorId="6BC6BFDD" wp14:editId="5792F2F5">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25 at 12.18.49 PM.png"/>
                      <pic:cNvPicPr/>
                    </pic:nvPicPr>
                    <pic:blipFill rotWithShape="1">
                      <a:blip r:embed="rId17">
                        <a:extLst>
                          <a:ext uri="{28A0092B-C50C-407E-A947-70E740481C1C}">
                            <a14:useLocalDpi xmlns:a14="http://schemas.microsoft.com/office/drawing/2010/main" val="0"/>
                          </a:ext>
                        </a:extLst>
                      </a:blip>
                      <a:srcRect t="27533"/>
                      <a:stretch/>
                    </pic:blipFill>
                    <pic:spPr bwMode="auto">
                      <a:xfrm>
                        <a:off x="0" y="0"/>
                        <a:ext cx="5943600" cy="3342640"/>
                      </a:xfrm>
                      <a:prstGeom prst="rect">
                        <a:avLst/>
                      </a:prstGeom>
                      <a:ln>
                        <a:noFill/>
                      </a:ln>
                      <a:extLst>
                        <a:ext uri="{53640926-AAD7-44D8-BBD7-CCE9431645EC}">
                          <a14:shadowObscured xmlns:a14="http://schemas.microsoft.com/office/drawing/2010/main"/>
                        </a:ext>
                      </a:extLst>
                    </pic:spPr>
                  </pic:pic>
                </a:graphicData>
              </a:graphic>
            </wp:inline>
          </w:drawing>
        </w:r>
      </w:del>
    </w:p>
    <w:p w14:paraId="419B198C" w14:textId="4CA31D5D" w:rsidR="009F672E" w:rsidRDefault="009F672E" w:rsidP="00036C86">
      <w:pPr>
        <w:tabs>
          <w:tab w:val="left" w:pos="5256"/>
        </w:tabs>
      </w:pPr>
    </w:p>
    <w:p w14:paraId="17A91C56" w14:textId="702BDDF5" w:rsidR="009F672E" w:rsidRDefault="009F672E" w:rsidP="00036C86">
      <w:pPr>
        <w:tabs>
          <w:tab w:val="left" w:pos="5256"/>
        </w:tabs>
        <w:rPr>
          <w:ins w:id="178" w:author="James Auman" w:date="2020-08-27T16:45:00Z"/>
          <w:b/>
          <w:bCs/>
          <w:sz w:val="28"/>
          <w:szCs w:val="28"/>
          <w:u w:val="single"/>
        </w:rPr>
      </w:pPr>
      <w:del w:id="179" w:author="James Auman" w:date="2020-08-27T16:45:00Z">
        <w:r w:rsidRPr="00ED6524" w:rsidDel="00D46F2B">
          <w:rPr>
            <w:b/>
            <w:bCs/>
            <w:sz w:val="28"/>
            <w:szCs w:val="28"/>
            <w:u w:val="single"/>
            <w:rPrChange w:id="180" w:author="James Auman" w:date="2020-08-27T16:45:00Z">
              <w:rPr/>
            </w:rPrChange>
          </w:rPr>
          <w:delText>Create SQL DB &amp; Tables</w:delText>
        </w:r>
      </w:del>
      <w:ins w:id="181" w:author="James Auman" w:date="2020-08-27T16:45:00Z">
        <w:r w:rsidR="00ED6524" w:rsidRPr="00ED6524">
          <w:rPr>
            <w:b/>
            <w:bCs/>
            <w:sz w:val="28"/>
            <w:szCs w:val="28"/>
            <w:u w:val="single"/>
            <w:rPrChange w:id="182" w:author="James Auman" w:date="2020-08-27T16:45:00Z">
              <w:rPr/>
            </w:rPrChange>
          </w:rPr>
          <w:t>PostgreSQL Database:</w:t>
        </w:r>
      </w:ins>
    </w:p>
    <w:p w14:paraId="5DEF0647" w14:textId="35D0AF87" w:rsidR="00ED6524" w:rsidRDefault="00ED6524" w:rsidP="00036C86">
      <w:pPr>
        <w:tabs>
          <w:tab w:val="left" w:pos="5256"/>
        </w:tabs>
        <w:rPr>
          <w:ins w:id="183" w:author="James Auman" w:date="2020-08-27T16:45:00Z"/>
          <w:b/>
          <w:bCs/>
          <w:sz w:val="28"/>
          <w:szCs w:val="28"/>
          <w:u w:val="single"/>
        </w:rPr>
      </w:pPr>
    </w:p>
    <w:p w14:paraId="21EAB0CD" w14:textId="254C94EF" w:rsidR="00ED6524" w:rsidRDefault="000E7EEB" w:rsidP="00036C86">
      <w:pPr>
        <w:tabs>
          <w:tab w:val="left" w:pos="5256"/>
        </w:tabs>
        <w:rPr>
          <w:ins w:id="184" w:author="James Auman" w:date="2020-08-27T16:47:00Z"/>
        </w:rPr>
      </w:pPr>
      <w:ins w:id="185" w:author="James Auman" w:date="2020-08-27T16:46:00Z">
        <w:r>
          <w:t xml:space="preserve">The </w:t>
        </w:r>
        <w:proofErr w:type="spellStart"/>
        <w:r>
          <w:t>restaurant_db</w:t>
        </w:r>
        <w:proofErr w:type="spellEnd"/>
        <w:r>
          <w:t xml:space="preserve"> was created in a </w:t>
        </w:r>
        <w:r w:rsidR="00FA25B5">
          <w:t>pgAdmin4 with two tables (</w:t>
        </w:r>
      </w:ins>
      <w:ins w:id="186" w:author="James Auman" w:date="2020-08-27T16:47:00Z">
        <w:r w:rsidR="00FA25B5">
          <w:t>‘</w:t>
        </w:r>
      </w:ins>
      <w:ins w:id="187" w:author="James Auman" w:date="2020-08-27T16:46:00Z">
        <w:r w:rsidR="00FA25B5">
          <w:t>restaurant</w:t>
        </w:r>
      </w:ins>
      <w:ins w:id="188" w:author="James Auman" w:date="2020-08-27T16:47:00Z">
        <w:r w:rsidR="00FA25B5">
          <w:t>’</w:t>
        </w:r>
      </w:ins>
      <w:ins w:id="189" w:author="James Auman" w:date="2020-08-27T16:46:00Z">
        <w:r w:rsidR="00FA25B5">
          <w:t xml:space="preserve"> and </w:t>
        </w:r>
      </w:ins>
      <w:ins w:id="190" w:author="James Auman" w:date="2020-08-27T16:47:00Z">
        <w:r w:rsidR="00FA25B5">
          <w:t>‘</w:t>
        </w:r>
      </w:ins>
      <w:proofErr w:type="spellStart"/>
      <w:ins w:id="191" w:author="James Auman" w:date="2020-08-27T16:46:00Z">
        <w:r w:rsidR="00FA25B5">
          <w:t>st</w:t>
        </w:r>
      </w:ins>
      <w:ins w:id="192" w:author="James Auman" w:date="2020-08-27T16:47:00Z">
        <w:r w:rsidR="00FA25B5">
          <w:t>ate_population</w:t>
        </w:r>
        <w:proofErr w:type="spellEnd"/>
        <w:r w:rsidR="00FA25B5">
          <w:t>’</w:t>
        </w:r>
        <w:r w:rsidR="00571AE6">
          <w:t>) according to the following schema:</w:t>
        </w:r>
      </w:ins>
    </w:p>
    <w:p w14:paraId="05FA5BDC" w14:textId="77777777" w:rsidR="00571AE6" w:rsidRPr="00ED6524" w:rsidRDefault="00571AE6" w:rsidP="00036C86">
      <w:pPr>
        <w:tabs>
          <w:tab w:val="left" w:pos="5256"/>
        </w:tabs>
        <w:rPr>
          <w:rPrChange w:id="193" w:author="James Auman" w:date="2020-08-27T16:46:00Z">
            <w:rPr/>
          </w:rPrChange>
        </w:rPr>
      </w:pPr>
    </w:p>
    <w:p w14:paraId="0765EEE5" w14:textId="6A295B9E" w:rsidR="009E30FA" w:rsidRDefault="007F1312" w:rsidP="00036C86">
      <w:pPr>
        <w:tabs>
          <w:tab w:val="left" w:pos="5256"/>
        </w:tabs>
      </w:pPr>
      <w:ins w:id="194" w:author="James Auman" w:date="2020-08-27T16:48:00Z">
        <w:r w:rsidRPr="007F1312">
          <w:drawing>
            <wp:inline distT="0" distB="0" distL="0" distR="0" wp14:anchorId="25F6D7B8" wp14:editId="02F3B636">
              <wp:extent cx="3740149" cy="21013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3352" cy="2136866"/>
                      </a:xfrm>
                      <a:prstGeom prst="rect">
                        <a:avLst/>
                      </a:prstGeom>
                    </pic:spPr>
                  </pic:pic>
                </a:graphicData>
              </a:graphic>
            </wp:inline>
          </w:drawing>
        </w:r>
        <w:r w:rsidRPr="007F1312" w:rsidDel="001C1DA8">
          <w:t xml:space="preserve"> </w:t>
        </w:r>
      </w:ins>
      <w:del w:id="195" w:author="James Auman" w:date="2020-08-27T16:48:00Z">
        <w:r w:rsidR="007B61F7" w:rsidDel="001C1DA8">
          <w:rPr>
            <w:noProof/>
          </w:rPr>
          <w:drawing>
            <wp:anchor distT="0" distB="0" distL="114300" distR="114300" simplePos="0" relativeHeight="251665408" behindDoc="0" locked="0" layoutInCell="1" allowOverlap="1" wp14:anchorId="2B30EB45" wp14:editId="3A1C4ED4">
              <wp:simplePos x="0" y="0"/>
              <wp:positionH relativeFrom="margin">
                <wp:posOffset>-210820</wp:posOffset>
              </wp:positionH>
              <wp:positionV relativeFrom="margin">
                <wp:posOffset>5607685</wp:posOffset>
              </wp:positionV>
              <wp:extent cx="5943600" cy="21615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8-25 at 12.38.0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del>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9F672E" w:rsidRPr="009F672E" w14:paraId="61B65040" w14:textId="77777777" w:rsidTr="009F672E">
        <w:tc>
          <w:tcPr>
            <w:tcW w:w="0" w:type="auto"/>
            <w:shd w:val="clear" w:color="auto" w:fill="FFFFFF"/>
            <w:vAlign w:val="center"/>
            <w:hideMark/>
          </w:tcPr>
          <w:p w14:paraId="2E61318A" w14:textId="77777777" w:rsidR="009F672E" w:rsidRPr="009F672E" w:rsidRDefault="009F672E" w:rsidP="009F672E">
            <w:pPr>
              <w:rPr>
                <w:rFonts w:ascii="Times New Roman" w:eastAsia="Times New Roman" w:hAnsi="Times New Roman" w:cs="Times New Roman"/>
              </w:rPr>
            </w:pPr>
          </w:p>
        </w:tc>
      </w:tr>
    </w:tbl>
    <w:p w14:paraId="12F9A9B2" w14:textId="3C915A6C" w:rsidR="009F672E" w:rsidRDefault="009E30FA" w:rsidP="00036C86">
      <w:pPr>
        <w:tabs>
          <w:tab w:val="left" w:pos="5256"/>
        </w:tabs>
      </w:pPr>
      <w:del w:id="196" w:author="James Auman" w:date="2020-08-27T16:48:00Z">
        <w:r w:rsidDel="007F1312">
          <w:rPr>
            <w:noProof/>
          </w:rPr>
          <w:drawing>
            <wp:inline distT="0" distB="0" distL="0" distR="0" wp14:anchorId="1D916D8C" wp14:editId="2F46C557">
              <wp:extent cx="5943600" cy="1802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8-25 at 12.36.1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del>
    </w:p>
    <w:p w14:paraId="45315590" w14:textId="6BEF9E63" w:rsidR="00ED0E8B" w:rsidDel="000B6103" w:rsidRDefault="00ED0E8B" w:rsidP="00036C86">
      <w:pPr>
        <w:tabs>
          <w:tab w:val="left" w:pos="5256"/>
        </w:tabs>
        <w:rPr>
          <w:del w:id="197" w:author="James Auman" w:date="2020-08-27T16:49:00Z"/>
        </w:rPr>
      </w:pPr>
    </w:p>
    <w:p w14:paraId="629C39C5" w14:textId="1E611382" w:rsidR="000B6103" w:rsidRDefault="000B6103" w:rsidP="00036C86">
      <w:pPr>
        <w:tabs>
          <w:tab w:val="left" w:pos="5256"/>
        </w:tabs>
        <w:rPr>
          <w:ins w:id="198" w:author="James Auman" w:date="2020-08-27T16:49:00Z"/>
        </w:rPr>
      </w:pPr>
    </w:p>
    <w:p w14:paraId="0D362D02" w14:textId="726963D7" w:rsidR="000B6103" w:rsidRDefault="000B6103" w:rsidP="00036C86">
      <w:pPr>
        <w:tabs>
          <w:tab w:val="left" w:pos="5256"/>
        </w:tabs>
        <w:rPr>
          <w:ins w:id="199" w:author="James Auman" w:date="2020-08-27T16:49:00Z"/>
        </w:rPr>
      </w:pPr>
    </w:p>
    <w:p w14:paraId="50281F33" w14:textId="3BFB4728" w:rsidR="000B6103" w:rsidRDefault="000B6103" w:rsidP="00036C86">
      <w:pPr>
        <w:tabs>
          <w:tab w:val="left" w:pos="5256"/>
        </w:tabs>
        <w:rPr>
          <w:ins w:id="200" w:author="James Auman" w:date="2020-08-27T16:50:00Z"/>
        </w:rPr>
      </w:pPr>
    </w:p>
    <w:p w14:paraId="31E59E80" w14:textId="5EAAA7F5" w:rsidR="00573AF3" w:rsidRDefault="00573AF3" w:rsidP="00036C86">
      <w:pPr>
        <w:tabs>
          <w:tab w:val="left" w:pos="5256"/>
        </w:tabs>
        <w:rPr>
          <w:ins w:id="201" w:author="James Auman" w:date="2020-08-27T16:49:00Z"/>
        </w:rPr>
      </w:pPr>
      <w:ins w:id="202" w:author="James Auman" w:date="2020-08-27T16:50:00Z">
        <w:r>
          <w:t xml:space="preserve">From these two tables queries can be generated to return the </w:t>
        </w:r>
        <w:r w:rsidR="006243DD">
          <w:t>number of restaurants in the top 15 most populous</w:t>
        </w:r>
      </w:ins>
      <w:ins w:id="203" w:author="James Auman" w:date="2020-08-27T16:51:00Z">
        <w:r w:rsidR="006243DD">
          <w:t xml:space="preserve"> states and the 15 states with the most restaurants in thi</w:t>
        </w:r>
        <w:r w:rsidR="00261B17">
          <w:t>s dataset.</w:t>
        </w:r>
      </w:ins>
    </w:p>
    <w:p w14:paraId="2A1D1669" w14:textId="4233F092" w:rsidR="000B6103" w:rsidRDefault="00261B17" w:rsidP="00036C86">
      <w:pPr>
        <w:tabs>
          <w:tab w:val="left" w:pos="5256"/>
        </w:tabs>
        <w:rPr>
          <w:ins w:id="204" w:author="James Auman" w:date="2020-08-27T16:49:00Z"/>
        </w:rPr>
      </w:pPr>
      <w:r w:rsidRPr="00FD29EB">
        <w:rPr>
          <w:b/>
          <w:noProof/>
          <w:u w:val="single"/>
        </w:rPr>
        <w:drawing>
          <wp:anchor distT="0" distB="0" distL="114300" distR="114300" simplePos="0" relativeHeight="251674624" behindDoc="0" locked="0" layoutInCell="1" allowOverlap="1" wp14:anchorId="5B19197D" wp14:editId="7EA50AD5">
            <wp:simplePos x="0" y="0"/>
            <wp:positionH relativeFrom="margin">
              <wp:posOffset>-146050</wp:posOffset>
            </wp:positionH>
            <wp:positionV relativeFrom="margin">
              <wp:posOffset>584835</wp:posOffset>
            </wp:positionV>
            <wp:extent cx="5943600" cy="241280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8-25 at 12.40.17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2805"/>
                    </a:xfrm>
                    <a:prstGeom prst="rect">
                      <a:avLst/>
                    </a:prstGeom>
                  </pic:spPr>
                </pic:pic>
              </a:graphicData>
            </a:graphic>
          </wp:anchor>
        </w:drawing>
      </w:r>
    </w:p>
    <w:p w14:paraId="3C5CE8BD" w14:textId="7AFF2AC5" w:rsidR="00ED0E8B" w:rsidDel="000B6103" w:rsidRDefault="00ED0E8B" w:rsidP="00036C86">
      <w:pPr>
        <w:tabs>
          <w:tab w:val="left" w:pos="5256"/>
        </w:tabs>
        <w:rPr>
          <w:del w:id="205" w:author="James Auman" w:date="2020-08-27T16:49:00Z"/>
        </w:rPr>
      </w:pPr>
    </w:p>
    <w:p w14:paraId="29196CB6" w14:textId="10A9C940" w:rsidR="00ED0E8B" w:rsidDel="00261B17" w:rsidRDefault="00ED0E8B" w:rsidP="00036C86">
      <w:pPr>
        <w:tabs>
          <w:tab w:val="left" w:pos="5256"/>
        </w:tabs>
        <w:rPr>
          <w:del w:id="206" w:author="James Auman" w:date="2020-08-27T16:51:00Z"/>
        </w:rPr>
      </w:pPr>
    </w:p>
    <w:p w14:paraId="5C9A5A70" w14:textId="288C71C0" w:rsidR="00261B17" w:rsidRDefault="00261B17" w:rsidP="00036C86">
      <w:pPr>
        <w:tabs>
          <w:tab w:val="left" w:pos="5256"/>
        </w:tabs>
        <w:rPr>
          <w:ins w:id="207" w:author="James Auman" w:date="2020-08-27T16:51:00Z"/>
        </w:rPr>
      </w:pPr>
    </w:p>
    <w:p w14:paraId="2EF49E47" w14:textId="5AB539E0" w:rsidR="00261B17" w:rsidRDefault="00EA0281" w:rsidP="00036C86">
      <w:pPr>
        <w:tabs>
          <w:tab w:val="left" w:pos="5256"/>
        </w:tabs>
        <w:rPr>
          <w:ins w:id="208" w:author="James Auman" w:date="2020-08-27T16:51:00Z"/>
        </w:rPr>
      </w:pPr>
      <w:ins w:id="209" w:author="James Auman" w:date="2020-08-27T16:51:00Z">
        <w:r>
          <w:t>See bel</w:t>
        </w:r>
      </w:ins>
      <w:ins w:id="210" w:author="James Auman" w:date="2020-08-27T16:52:00Z">
        <w:r>
          <w:t>ow for the data table of the top 15 states by restaurant count.</w:t>
        </w:r>
      </w:ins>
    </w:p>
    <w:p w14:paraId="05C3D4B9" w14:textId="53A16322" w:rsidR="00ED0E8B" w:rsidRDefault="00EA0281" w:rsidP="00036C86">
      <w:pPr>
        <w:tabs>
          <w:tab w:val="left" w:pos="5256"/>
        </w:tabs>
      </w:pPr>
      <w:r>
        <w:rPr>
          <w:b/>
          <w:noProof/>
          <w:u w:val="single"/>
        </w:rPr>
        <w:drawing>
          <wp:anchor distT="0" distB="0" distL="114300" distR="114300" simplePos="0" relativeHeight="251680768" behindDoc="0" locked="0" layoutInCell="1" allowOverlap="1" wp14:anchorId="20E97D18" wp14:editId="7164ECC9">
            <wp:simplePos x="0" y="0"/>
            <wp:positionH relativeFrom="margin">
              <wp:align>center</wp:align>
            </wp:positionH>
            <wp:positionV relativeFrom="margin">
              <wp:posOffset>3703320</wp:posOffset>
            </wp:positionV>
            <wp:extent cx="7366635" cy="3212465"/>
            <wp:effectExtent l="0" t="0" r="5715"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8-25 at 12.47.13 PM.png"/>
                    <pic:cNvPicPr/>
                  </pic:nvPicPr>
                  <pic:blipFill>
                    <a:blip r:embed="rId22">
                      <a:extLst>
                        <a:ext uri="{28A0092B-C50C-407E-A947-70E740481C1C}">
                          <a14:useLocalDpi xmlns:a14="http://schemas.microsoft.com/office/drawing/2010/main" val="0"/>
                        </a:ext>
                      </a:extLst>
                    </a:blip>
                    <a:stretch>
                      <a:fillRect/>
                    </a:stretch>
                  </pic:blipFill>
                  <pic:spPr>
                    <a:xfrm>
                      <a:off x="0" y="0"/>
                      <a:ext cx="7366635" cy="3212465"/>
                    </a:xfrm>
                    <a:prstGeom prst="rect">
                      <a:avLst/>
                    </a:prstGeom>
                  </pic:spPr>
                </pic:pic>
              </a:graphicData>
            </a:graphic>
            <wp14:sizeRelH relativeFrom="margin">
              <wp14:pctWidth>0</wp14:pctWidth>
            </wp14:sizeRelH>
            <wp14:sizeRelV relativeFrom="margin">
              <wp14:pctHeight>0</wp14:pctHeight>
            </wp14:sizeRelV>
          </wp:anchor>
        </w:drawing>
      </w:r>
    </w:p>
    <w:p w14:paraId="77F93247" w14:textId="7CC9BF3F" w:rsidR="009E30FA" w:rsidDel="000B6103" w:rsidRDefault="009E30FA" w:rsidP="00036C86">
      <w:pPr>
        <w:tabs>
          <w:tab w:val="left" w:pos="5256"/>
        </w:tabs>
        <w:rPr>
          <w:del w:id="211" w:author="James Auman" w:date="2020-08-27T16:49:00Z"/>
        </w:rPr>
      </w:pPr>
      <w:del w:id="212" w:author="James Auman" w:date="2020-08-27T16:49:00Z">
        <w:r w:rsidDel="000B6103">
          <w:lastRenderedPageBreak/>
          <w:delText>Joined restaurant count with populations and states</w:delText>
        </w:r>
      </w:del>
    </w:p>
    <w:p w14:paraId="6C040A0B" w14:textId="0656E28E" w:rsidR="009E30FA" w:rsidDel="000B6103" w:rsidRDefault="009E30FA" w:rsidP="00036C86">
      <w:pPr>
        <w:tabs>
          <w:tab w:val="left" w:pos="5256"/>
        </w:tabs>
        <w:rPr>
          <w:del w:id="213" w:author="James Auman" w:date="2020-08-27T16:49:00Z"/>
        </w:rPr>
      </w:pPr>
    </w:p>
    <w:p w14:paraId="154EFDCA" w14:textId="4E3E27CB" w:rsidR="009E30FA" w:rsidDel="000B6103" w:rsidRDefault="009E30FA" w:rsidP="00036C86">
      <w:pPr>
        <w:tabs>
          <w:tab w:val="left" w:pos="5256"/>
        </w:tabs>
        <w:rPr>
          <w:del w:id="214" w:author="James Auman" w:date="2020-08-27T16:49:00Z"/>
        </w:rPr>
      </w:pPr>
    </w:p>
    <w:p w14:paraId="7A8E5A81" w14:textId="41897827" w:rsidR="009E30FA" w:rsidDel="000B6103" w:rsidRDefault="009E30FA" w:rsidP="00036C86">
      <w:pPr>
        <w:tabs>
          <w:tab w:val="left" w:pos="5256"/>
        </w:tabs>
        <w:rPr>
          <w:del w:id="215" w:author="James Auman" w:date="2020-08-27T16:49:00Z"/>
        </w:rPr>
      </w:pPr>
    </w:p>
    <w:p w14:paraId="00C9C810" w14:textId="2493BD6D" w:rsidR="009E30FA" w:rsidDel="000B6103" w:rsidRDefault="00FD29EB" w:rsidP="00036C86">
      <w:pPr>
        <w:tabs>
          <w:tab w:val="left" w:pos="5256"/>
        </w:tabs>
        <w:rPr>
          <w:del w:id="216" w:author="James Auman" w:date="2020-08-27T16:49:00Z"/>
        </w:rPr>
      </w:pPr>
      <w:del w:id="217" w:author="James Auman" w:date="2020-08-27T16:49:00Z">
        <w:r w:rsidDel="000B6103">
          <w:delText>Merged and loaded</w:delText>
        </w:r>
        <w:r w:rsidR="009E30FA" w:rsidDel="000B6103">
          <w:delText xml:space="preserve"> number of fast food restaurants i</w:delText>
        </w:r>
        <w:r w:rsidDel="000B6103">
          <w:delText>nto</w:delText>
        </w:r>
        <w:r w:rsidR="009E30FA" w:rsidDel="000B6103">
          <w:delText xml:space="preserve"> the top 15 most populous states</w:delText>
        </w:r>
      </w:del>
    </w:p>
    <w:p w14:paraId="695314BB" w14:textId="6C7928E0" w:rsidR="009E30FA" w:rsidRDefault="009E30FA" w:rsidP="00036C86">
      <w:pPr>
        <w:tabs>
          <w:tab w:val="left" w:pos="5256"/>
        </w:tabs>
      </w:pPr>
    </w:p>
    <w:p w14:paraId="019D0C42" w14:textId="658785C0" w:rsidR="009E30FA" w:rsidRDefault="009E30FA" w:rsidP="00036C86">
      <w:pPr>
        <w:tabs>
          <w:tab w:val="left" w:pos="5256"/>
        </w:tabs>
      </w:pPr>
    </w:p>
    <w:p w14:paraId="6BD525E6" w14:textId="0AE8F251" w:rsidR="00FD29EB" w:rsidRDefault="00FD29EB" w:rsidP="00036C86">
      <w:pPr>
        <w:tabs>
          <w:tab w:val="left" w:pos="5256"/>
        </w:tabs>
        <w:rPr>
          <w:b/>
          <w:u w:val="single"/>
        </w:rPr>
      </w:pPr>
    </w:p>
    <w:p w14:paraId="71F9F9F5" w14:textId="6BC104DC" w:rsidR="00FD29EB" w:rsidRDefault="00FD29EB" w:rsidP="00036C86">
      <w:pPr>
        <w:tabs>
          <w:tab w:val="left" w:pos="5256"/>
        </w:tabs>
        <w:rPr>
          <w:b/>
          <w:u w:val="single"/>
        </w:rPr>
      </w:pPr>
    </w:p>
    <w:p w14:paraId="2CD1EB85" w14:textId="545D7217" w:rsidR="00FD29EB" w:rsidRDefault="00FD29EB" w:rsidP="00036C86">
      <w:pPr>
        <w:tabs>
          <w:tab w:val="left" w:pos="5256"/>
        </w:tabs>
        <w:rPr>
          <w:b/>
          <w:u w:val="single"/>
        </w:rPr>
      </w:pPr>
    </w:p>
    <w:p w14:paraId="53D97CC1" w14:textId="66558F1A" w:rsidR="00FD29EB" w:rsidRDefault="00FD29EB" w:rsidP="00036C86">
      <w:pPr>
        <w:tabs>
          <w:tab w:val="left" w:pos="5256"/>
        </w:tabs>
        <w:rPr>
          <w:b/>
          <w:u w:val="single"/>
        </w:rPr>
      </w:pPr>
    </w:p>
    <w:p w14:paraId="18827CF3" w14:textId="7D694F80" w:rsidR="00FD29EB" w:rsidRDefault="00FD29EB" w:rsidP="00036C86">
      <w:pPr>
        <w:tabs>
          <w:tab w:val="left" w:pos="5256"/>
        </w:tabs>
        <w:rPr>
          <w:b/>
          <w:u w:val="single"/>
        </w:rPr>
      </w:pPr>
    </w:p>
    <w:p w14:paraId="62877228" w14:textId="7CBC1A0A" w:rsidR="00FD29EB" w:rsidRDefault="00FD29EB" w:rsidP="00036C86">
      <w:pPr>
        <w:tabs>
          <w:tab w:val="left" w:pos="5256"/>
        </w:tabs>
        <w:rPr>
          <w:b/>
          <w:u w:val="single"/>
        </w:rPr>
      </w:pPr>
    </w:p>
    <w:p w14:paraId="29F5A09D" w14:textId="1DCFC2DE" w:rsidR="00FD29EB" w:rsidRPr="00EA0281" w:rsidDel="00EA0281" w:rsidRDefault="00FD29EB" w:rsidP="00036C86">
      <w:pPr>
        <w:tabs>
          <w:tab w:val="left" w:pos="5256"/>
        </w:tabs>
        <w:rPr>
          <w:del w:id="218" w:author="James Auman" w:date="2020-08-27T16:52:00Z"/>
          <w:b/>
          <w:sz w:val="28"/>
          <w:szCs w:val="28"/>
          <w:u w:val="single"/>
          <w:rPrChange w:id="219" w:author="James Auman" w:date="2020-08-27T16:53:00Z">
            <w:rPr>
              <w:del w:id="220" w:author="James Auman" w:date="2020-08-27T16:52:00Z"/>
              <w:b/>
              <w:u w:val="single"/>
            </w:rPr>
          </w:rPrChange>
        </w:rPr>
      </w:pPr>
    </w:p>
    <w:p w14:paraId="018CA902" w14:textId="6D50E656" w:rsidR="00FD29EB" w:rsidRPr="00EA0281" w:rsidDel="00EA0281" w:rsidRDefault="00FD29EB" w:rsidP="00036C86">
      <w:pPr>
        <w:tabs>
          <w:tab w:val="left" w:pos="5256"/>
        </w:tabs>
        <w:rPr>
          <w:del w:id="221" w:author="James Auman" w:date="2020-08-27T16:52:00Z"/>
          <w:b/>
          <w:sz w:val="28"/>
          <w:szCs w:val="28"/>
          <w:u w:val="single"/>
          <w:rPrChange w:id="222" w:author="James Auman" w:date="2020-08-27T16:53:00Z">
            <w:rPr>
              <w:del w:id="223" w:author="James Auman" w:date="2020-08-27T16:52:00Z"/>
              <w:b/>
              <w:u w:val="single"/>
            </w:rPr>
          </w:rPrChange>
        </w:rPr>
      </w:pPr>
    </w:p>
    <w:p w14:paraId="0393329D" w14:textId="35767116" w:rsidR="00FD29EB" w:rsidRPr="00EA0281" w:rsidDel="00EA0281" w:rsidRDefault="00FD29EB" w:rsidP="00036C86">
      <w:pPr>
        <w:tabs>
          <w:tab w:val="left" w:pos="5256"/>
        </w:tabs>
        <w:rPr>
          <w:del w:id="224" w:author="James Auman" w:date="2020-08-27T16:52:00Z"/>
          <w:b/>
          <w:sz w:val="28"/>
          <w:szCs w:val="28"/>
          <w:u w:val="single"/>
          <w:rPrChange w:id="225" w:author="James Auman" w:date="2020-08-27T16:53:00Z">
            <w:rPr>
              <w:del w:id="226" w:author="James Auman" w:date="2020-08-27T16:52:00Z"/>
              <w:b/>
              <w:u w:val="single"/>
            </w:rPr>
          </w:rPrChange>
        </w:rPr>
      </w:pPr>
    </w:p>
    <w:p w14:paraId="1D60D9DC" w14:textId="23927F9F" w:rsidR="00FD29EB" w:rsidRPr="00EA0281" w:rsidDel="00EA0281" w:rsidRDefault="00FD29EB" w:rsidP="00036C86">
      <w:pPr>
        <w:tabs>
          <w:tab w:val="left" w:pos="5256"/>
        </w:tabs>
        <w:rPr>
          <w:del w:id="227" w:author="James Auman" w:date="2020-08-27T16:52:00Z"/>
          <w:b/>
          <w:sz w:val="28"/>
          <w:szCs w:val="28"/>
          <w:u w:val="single"/>
          <w:rPrChange w:id="228" w:author="James Auman" w:date="2020-08-27T16:53:00Z">
            <w:rPr>
              <w:del w:id="229" w:author="James Auman" w:date="2020-08-27T16:52:00Z"/>
              <w:b/>
              <w:u w:val="single"/>
            </w:rPr>
          </w:rPrChange>
        </w:rPr>
      </w:pPr>
    </w:p>
    <w:p w14:paraId="3B9F2BDB" w14:textId="0325629D" w:rsidR="00FD29EB" w:rsidRPr="00EA0281" w:rsidDel="00EA0281" w:rsidRDefault="00FD29EB" w:rsidP="00036C86">
      <w:pPr>
        <w:tabs>
          <w:tab w:val="left" w:pos="5256"/>
        </w:tabs>
        <w:rPr>
          <w:del w:id="230" w:author="James Auman" w:date="2020-08-27T16:52:00Z"/>
          <w:b/>
          <w:sz w:val="28"/>
          <w:szCs w:val="28"/>
          <w:u w:val="single"/>
          <w:rPrChange w:id="231" w:author="James Auman" w:date="2020-08-27T16:53:00Z">
            <w:rPr>
              <w:del w:id="232" w:author="James Auman" w:date="2020-08-27T16:52:00Z"/>
              <w:b/>
              <w:u w:val="single"/>
            </w:rPr>
          </w:rPrChange>
        </w:rPr>
      </w:pPr>
    </w:p>
    <w:p w14:paraId="27B374EA" w14:textId="27256401" w:rsidR="00FD29EB" w:rsidRPr="00EA0281" w:rsidDel="00EA0281" w:rsidRDefault="00FD29EB" w:rsidP="00036C86">
      <w:pPr>
        <w:tabs>
          <w:tab w:val="left" w:pos="5256"/>
        </w:tabs>
        <w:rPr>
          <w:del w:id="233" w:author="James Auman" w:date="2020-08-27T16:52:00Z"/>
          <w:b/>
          <w:sz w:val="28"/>
          <w:szCs w:val="28"/>
          <w:u w:val="single"/>
          <w:rPrChange w:id="234" w:author="James Auman" w:date="2020-08-27T16:53:00Z">
            <w:rPr>
              <w:del w:id="235" w:author="James Auman" w:date="2020-08-27T16:52:00Z"/>
              <w:b/>
              <w:u w:val="single"/>
            </w:rPr>
          </w:rPrChange>
        </w:rPr>
      </w:pPr>
    </w:p>
    <w:p w14:paraId="5E21C287" w14:textId="6DDE79DA" w:rsidR="009E30FA" w:rsidRPr="00EA0281" w:rsidDel="00EA0281" w:rsidRDefault="00FD29EB" w:rsidP="00036C86">
      <w:pPr>
        <w:tabs>
          <w:tab w:val="left" w:pos="5256"/>
        </w:tabs>
        <w:rPr>
          <w:del w:id="236" w:author="James Auman" w:date="2020-08-27T16:52:00Z"/>
          <w:b/>
          <w:sz w:val="28"/>
          <w:szCs w:val="28"/>
          <w:u w:val="single"/>
          <w:rPrChange w:id="237" w:author="James Auman" w:date="2020-08-27T16:53:00Z">
            <w:rPr>
              <w:del w:id="238" w:author="James Auman" w:date="2020-08-27T16:52:00Z"/>
              <w:b/>
              <w:u w:val="single"/>
            </w:rPr>
          </w:rPrChange>
        </w:rPr>
      </w:pPr>
      <w:del w:id="239" w:author="James Auman" w:date="2020-08-27T16:52:00Z">
        <w:r w:rsidRPr="00EA0281" w:rsidDel="00EA0281">
          <w:rPr>
            <w:b/>
            <w:sz w:val="28"/>
            <w:szCs w:val="28"/>
            <w:u w:val="single"/>
            <w:rPrChange w:id="240" w:author="James Auman" w:date="2020-08-27T16:53:00Z">
              <w:rPr>
                <w:b/>
                <w:u w:val="single"/>
              </w:rPr>
            </w:rPrChange>
          </w:rPr>
          <w:lastRenderedPageBreak/>
          <w:delText>Outcome</w:delText>
        </w:r>
      </w:del>
    </w:p>
    <w:p w14:paraId="7D63C638" w14:textId="37E90450" w:rsidR="00BF7B28" w:rsidRPr="00EA0281" w:rsidDel="00EA0281" w:rsidRDefault="00BF7B28" w:rsidP="00036C86">
      <w:pPr>
        <w:tabs>
          <w:tab w:val="left" w:pos="5256"/>
        </w:tabs>
        <w:rPr>
          <w:del w:id="241" w:author="James Auman" w:date="2020-08-27T16:52:00Z"/>
          <w:b/>
          <w:sz w:val="28"/>
          <w:szCs w:val="28"/>
          <w:u w:val="single"/>
          <w:rPrChange w:id="242" w:author="James Auman" w:date="2020-08-27T16:53:00Z">
            <w:rPr>
              <w:del w:id="243" w:author="James Auman" w:date="2020-08-27T16:52:00Z"/>
              <w:b/>
              <w:u w:val="single"/>
            </w:rPr>
          </w:rPrChange>
        </w:rPr>
      </w:pPr>
    </w:p>
    <w:p w14:paraId="73524D0D" w14:textId="6089049D" w:rsidR="00BF7B28" w:rsidRPr="00EA0281" w:rsidDel="00EA0281" w:rsidRDefault="0034472D" w:rsidP="00036C86">
      <w:pPr>
        <w:tabs>
          <w:tab w:val="left" w:pos="5256"/>
        </w:tabs>
        <w:rPr>
          <w:del w:id="244" w:author="James Auman" w:date="2020-08-27T16:52:00Z"/>
          <w:b/>
          <w:sz w:val="28"/>
          <w:szCs w:val="28"/>
          <w:u w:val="single"/>
          <w:rPrChange w:id="245" w:author="James Auman" w:date="2020-08-27T16:53:00Z">
            <w:rPr>
              <w:del w:id="246" w:author="James Auman" w:date="2020-08-27T16:52:00Z"/>
              <w:b/>
              <w:u w:val="single"/>
            </w:rPr>
          </w:rPrChange>
        </w:rPr>
      </w:pPr>
      <w:r w:rsidRPr="00EA0281">
        <w:rPr>
          <w:rFonts w:ascii="Times New Roman" w:eastAsia="Times New Roman" w:hAnsi="Times New Roman" w:cs="Times New Roman"/>
          <w:noProof/>
          <w:sz w:val="28"/>
          <w:szCs w:val="28"/>
          <w:rPrChange w:id="247" w:author="James Auman" w:date="2020-08-27T16:53:00Z">
            <w:rPr>
              <w:rFonts w:ascii="Times New Roman" w:eastAsia="Times New Roman" w:hAnsi="Times New Roman" w:cs="Times New Roman"/>
              <w:noProof/>
            </w:rPr>
          </w:rPrChange>
        </w:rPr>
        <w:drawing>
          <wp:anchor distT="0" distB="0" distL="114300" distR="114300" simplePos="0" relativeHeight="251697152" behindDoc="0" locked="0" layoutInCell="1" allowOverlap="1" wp14:anchorId="4E0B5E36" wp14:editId="6F4BEF35">
            <wp:simplePos x="0" y="0"/>
            <wp:positionH relativeFrom="margin">
              <wp:posOffset>-214630</wp:posOffset>
            </wp:positionH>
            <wp:positionV relativeFrom="margin">
              <wp:posOffset>3617868</wp:posOffset>
            </wp:positionV>
            <wp:extent cx="5943600" cy="3962400"/>
            <wp:effectExtent l="0" t="0" r="0" b="0"/>
            <wp:wrapSquare wrapText="bothSides"/>
            <wp:docPr id="16" name="Picture 16" descr="https://raw.githubusercontent.com/kmcgrath88/etl-project/KMbranch/Images/Top15StatesByRest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kmcgrath88/etl-project/KMbranch/Images/Top15StatesByRestCou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14:paraId="6065ACF6" w14:textId="37A95034" w:rsidR="0034472D" w:rsidRPr="00EA0281" w:rsidDel="00EA0281" w:rsidRDefault="0034472D" w:rsidP="00036C86">
      <w:pPr>
        <w:tabs>
          <w:tab w:val="left" w:pos="5256"/>
        </w:tabs>
        <w:rPr>
          <w:del w:id="248" w:author="James Auman" w:date="2020-08-27T16:52:00Z"/>
          <w:b/>
          <w:sz w:val="28"/>
          <w:szCs w:val="28"/>
          <w:u w:val="single"/>
          <w:rPrChange w:id="249" w:author="James Auman" w:date="2020-08-27T16:53:00Z">
            <w:rPr>
              <w:del w:id="250" w:author="James Auman" w:date="2020-08-27T16:52:00Z"/>
              <w:b/>
              <w:u w:val="single"/>
            </w:rPr>
          </w:rPrChange>
        </w:rPr>
      </w:pPr>
    </w:p>
    <w:p w14:paraId="4E645FA5" w14:textId="0DC36D5C" w:rsidR="00FD29EB" w:rsidRPr="00EA0281" w:rsidRDefault="00FD29EB" w:rsidP="00036C86">
      <w:pPr>
        <w:tabs>
          <w:tab w:val="left" w:pos="5256"/>
        </w:tabs>
        <w:rPr>
          <w:b/>
          <w:sz w:val="28"/>
          <w:szCs w:val="28"/>
          <w:u w:val="single"/>
          <w:rPrChange w:id="251" w:author="James Auman" w:date="2020-08-27T16:53:00Z">
            <w:rPr>
              <w:b/>
              <w:u w:val="single"/>
            </w:rPr>
          </w:rPrChange>
        </w:rPr>
      </w:pPr>
      <w:r w:rsidRPr="00EA0281">
        <w:rPr>
          <w:b/>
          <w:sz w:val="28"/>
          <w:szCs w:val="28"/>
          <w:u w:val="single"/>
          <w:rPrChange w:id="252" w:author="James Auman" w:date="2020-08-27T16:53:00Z">
            <w:rPr>
              <w:b/>
              <w:u w:val="single"/>
            </w:rPr>
          </w:rPrChange>
        </w:rPr>
        <w:lastRenderedPageBreak/>
        <w:t>Observations</w:t>
      </w:r>
    </w:p>
    <w:p w14:paraId="1A9DA4BA" w14:textId="2A420B18" w:rsidR="00FD29EB" w:rsidRDefault="00FD29EB" w:rsidP="00036C86">
      <w:pPr>
        <w:tabs>
          <w:tab w:val="left" w:pos="5256"/>
        </w:tabs>
        <w:rPr>
          <w:b/>
          <w:u w:val="single"/>
        </w:rPr>
      </w:pPr>
    </w:p>
    <w:p w14:paraId="21809428" w14:textId="248C3DEB" w:rsidR="00FD29EB" w:rsidRDefault="00FD29EB" w:rsidP="00036C86">
      <w:pPr>
        <w:tabs>
          <w:tab w:val="left" w:pos="5256"/>
        </w:tabs>
      </w:pPr>
      <w:r>
        <w:t>Ohio ranks 7</w:t>
      </w:r>
      <w:r w:rsidRPr="00FD29EB">
        <w:rPr>
          <w:vertAlign w:val="superscript"/>
        </w:rPr>
        <w:t>th</w:t>
      </w:r>
      <w:r>
        <w:t xml:space="preserve"> in state population but has the highest number of fast food restaurants 922.</w:t>
      </w:r>
    </w:p>
    <w:p w14:paraId="58A3F975" w14:textId="66DD26D6" w:rsidR="00FD29EB" w:rsidRDefault="00FD29EB" w:rsidP="00036C86">
      <w:pPr>
        <w:tabs>
          <w:tab w:val="left" w:pos="5256"/>
        </w:tabs>
      </w:pPr>
      <w:r>
        <w:t>California ranks 1</w:t>
      </w:r>
      <w:r w:rsidRPr="00FD29EB">
        <w:rPr>
          <w:vertAlign w:val="superscript"/>
        </w:rPr>
        <w:t>st</w:t>
      </w:r>
      <w:r>
        <w:t xml:space="preserve"> in state population and has 727 fast food restaurants.</w:t>
      </w:r>
    </w:p>
    <w:p w14:paraId="3B850DC8" w14:textId="38F19DFF" w:rsidR="00FD29EB" w:rsidRDefault="00FD29EB" w:rsidP="00036C86">
      <w:pPr>
        <w:tabs>
          <w:tab w:val="left" w:pos="5256"/>
        </w:tabs>
      </w:pPr>
      <w:r>
        <w:t>New York ranks 4</w:t>
      </w:r>
      <w:r w:rsidRPr="00FD29EB">
        <w:rPr>
          <w:vertAlign w:val="superscript"/>
        </w:rPr>
        <w:t>th</w:t>
      </w:r>
      <w:r>
        <w:t xml:space="preserve"> in state population</w:t>
      </w:r>
      <w:r w:rsidR="00FD244E">
        <w:t xml:space="preserve"> has the lowest number of fast food restaurants 173.</w:t>
      </w:r>
    </w:p>
    <w:p w14:paraId="1765DD9E" w14:textId="3C09E22D" w:rsidR="00FD244E" w:rsidRDefault="00FD244E" w:rsidP="00FD244E">
      <w:pPr>
        <w:pStyle w:val="ListParagraph"/>
        <w:numPr>
          <w:ilvl w:val="0"/>
          <w:numId w:val="1"/>
        </w:numPr>
        <w:tabs>
          <w:tab w:val="left" w:pos="5256"/>
        </w:tabs>
      </w:pPr>
      <w:r>
        <w:t>New Jersey &amp; Virginia had erroneous data for restaurant count</w:t>
      </w:r>
      <w:ins w:id="253" w:author="James Auman" w:date="2020-08-27T16:53:00Z">
        <w:r w:rsidR="00513E2A">
          <w:t xml:space="preserve"> in this sample dataset</w:t>
        </w:r>
      </w:ins>
    </w:p>
    <w:p w14:paraId="3BBE5C67" w14:textId="48AA4F4A" w:rsidR="00FD244E" w:rsidRDefault="00FD244E" w:rsidP="00FD244E">
      <w:pPr>
        <w:tabs>
          <w:tab w:val="left" w:pos="5256"/>
        </w:tabs>
      </w:pPr>
    </w:p>
    <w:p w14:paraId="53951995" w14:textId="49416ED0" w:rsidR="00FD244E" w:rsidRDefault="00FD244E" w:rsidP="00FD244E">
      <w:pPr>
        <w:tabs>
          <w:tab w:val="left" w:pos="5256"/>
        </w:tabs>
      </w:pPr>
      <w:r>
        <w:t>We concluded that population size has little to do with the number of restaurants in the top 15 list.</w:t>
      </w:r>
    </w:p>
    <w:p w14:paraId="3AF9D87C" w14:textId="62369EC7" w:rsidR="00BB3805" w:rsidRDefault="00BB3805" w:rsidP="00FD244E">
      <w:pPr>
        <w:tabs>
          <w:tab w:val="left" w:pos="5256"/>
        </w:tabs>
        <w:rPr>
          <w:ins w:id="254" w:author="James Auman" w:date="2020-08-27T16:53:00Z"/>
        </w:rPr>
      </w:pPr>
    </w:p>
    <w:p w14:paraId="64762E9A" w14:textId="77777777" w:rsidR="00513E2A" w:rsidRDefault="00513E2A" w:rsidP="00FD244E">
      <w:pPr>
        <w:tabs>
          <w:tab w:val="left" w:pos="5256"/>
        </w:tabs>
      </w:pPr>
    </w:p>
    <w:p w14:paraId="240F060D" w14:textId="48BEFF96" w:rsidR="00BB3805" w:rsidRPr="00513E2A" w:rsidRDefault="00BB3805" w:rsidP="00FD244E">
      <w:pPr>
        <w:tabs>
          <w:tab w:val="left" w:pos="5256"/>
        </w:tabs>
        <w:rPr>
          <w:b/>
          <w:sz w:val="28"/>
          <w:szCs w:val="28"/>
          <w:u w:val="single"/>
          <w:rPrChange w:id="255" w:author="James Auman" w:date="2020-08-27T16:53:00Z">
            <w:rPr>
              <w:b/>
              <w:u w:val="single"/>
            </w:rPr>
          </w:rPrChange>
        </w:rPr>
      </w:pPr>
      <w:r w:rsidRPr="00513E2A">
        <w:rPr>
          <w:b/>
          <w:sz w:val="28"/>
          <w:szCs w:val="28"/>
          <w:u w:val="single"/>
          <w:rPrChange w:id="256" w:author="James Auman" w:date="2020-08-27T16:53:00Z">
            <w:rPr>
              <w:b/>
              <w:u w:val="single"/>
            </w:rPr>
          </w:rPrChange>
        </w:rPr>
        <w:t>Extra Bites</w:t>
      </w:r>
    </w:p>
    <w:p w14:paraId="22FAC065" w14:textId="67169A41" w:rsidR="00BB3805" w:rsidRDefault="00BB3805" w:rsidP="00FD244E">
      <w:pPr>
        <w:tabs>
          <w:tab w:val="left" w:pos="5256"/>
        </w:tabs>
        <w:rPr>
          <w:b/>
          <w:u w:val="single"/>
        </w:rPr>
      </w:pPr>
    </w:p>
    <w:p w14:paraId="07D8C370" w14:textId="089F9ABE" w:rsidR="00BB3805" w:rsidRDefault="00BB3805" w:rsidP="00FD244E">
      <w:pPr>
        <w:tabs>
          <w:tab w:val="left" w:pos="5256"/>
        </w:tabs>
      </w:pPr>
      <w:r>
        <w:t>Once we concluded our research and data merge, we thought it would be interesting to breakdown the top 10 restaurants in the state of Ohio, since they have the most of any state.</w:t>
      </w:r>
    </w:p>
    <w:p w14:paraId="5D30E7B2" w14:textId="58B25366" w:rsidR="00BB3805" w:rsidRDefault="00BB3805" w:rsidP="00FD244E">
      <w:pPr>
        <w:tabs>
          <w:tab w:val="left" w:pos="5256"/>
        </w:tabs>
      </w:pPr>
    </w:p>
    <w:p w14:paraId="77611BBC" w14:textId="20CB6938" w:rsidR="00BB3805" w:rsidRDefault="00BB3805" w:rsidP="00FD244E">
      <w:pPr>
        <w:tabs>
          <w:tab w:val="left" w:pos="5256"/>
        </w:tabs>
      </w:pPr>
      <w:r>
        <w:rPr>
          <w:b/>
          <w:noProof/>
          <w:u w:val="single"/>
        </w:rPr>
        <w:drawing>
          <wp:anchor distT="0" distB="0" distL="114300" distR="114300" simplePos="0" relativeHeight="251669504" behindDoc="0" locked="0" layoutInCell="1" allowOverlap="1" wp14:anchorId="39A027FF" wp14:editId="4FC51014">
            <wp:simplePos x="0" y="0"/>
            <wp:positionH relativeFrom="margin">
              <wp:posOffset>-6350</wp:posOffset>
            </wp:positionH>
            <wp:positionV relativeFrom="margin">
              <wp:posOffset>3142796</wp:posOffset>
            </wp:positionV>
            <wp:extent cx="5943600" cy="4430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8-26 at 8.43.02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r>
        <w:t xml:space="preserve">We can see the Buckeye </w:t>
      </w:r>
      <w:r w:rsidR="00BD1EE6">
        <w:t>S</w:t>
      </w:r>
      <w:r>
        <w:t>tate truly enjoys pizza.</w:t>
      </w:r>
    </w:p>
    <w:p w14:paraId="1CA8B1F6" w14:textId="0C8537DD" w:rsidR="00BB3805" w:rsidRDefault="00BB3805" w:rsidP="00FD244E">
      <w:pPr>
        <w:tabs>
          <w:tab w:val="left" w:pos="5256"/>
        </w:tabs>
      </w:pPr>
    </w:p>
    <w:p w14:paraId="757A0D6D" w14:textId="0C126503" w:rsidR="00BB3805" w:rsidRDefault="00BB3805" w:rsidP="00FD244E">
      <w:pPr>
        <w:tabs>
          <w:tab w:val="left" w:pos="5256"/>
        </w:tabs>
      </w:pPr>
    </w:p>
    <w:p w14:paraId="5907356D" w14:textId="77777777" w:rsidR="00BB3805" w:rsidRDefault="00BB3805" w:rsidP="00FD244E">
      <w:pPr>
        <w:tabs>
          <w:tab w:val="left" w:pos="5256"/>
        </w:tabs>
      </w:pPr>
    </w:p>
    <w:p w14:paraId="4FC39588" w14:textId="73C8C480" w:rsidR="00BB3805" w:rsidRDefault="00BD1EE6" w:rsidP="00FD244E">
      <w:pPr>
        <w:tabs>
          <w:tab w:val="left" w:pos="5256"/>
        </w:tabs>
      </w:pPr>
      <w:r>
        <w:rPr>
          <w:noProof/>
        </w:rPr>
        <w:lastRenderedPageBreak/>
        <w:drawing>
          <wp:anchor distT="0" distB="0" distL="114300" distR="114300" simplePos="0" relativeHeight="251671552" behindDoc="0" locked="0" layoutInCell="1" allowOverlap="1" wp14:anchorId="6907164D" wp14:editId="717BC9F0">
            <wp:simplePos x="0" y="0"/>
            <wp:positionH relativeFrom="margin">
              <wp:posOffset>78377</wp:posOffset>
            </wp:positionH>
            <wp:positionV relativeFrom="margin">
              <wp:posOffset>3420473</wp:posOffset>
            </wp:positionV>
            <wp:extent cx="5943600" cy="44303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8-26 at 8.54.07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r w:rsidR="00BB3805">
        <w:t xml:space="preserve">In our data set, California has the largest </w:t>
      </w:r>
      <w:r>
        <w:t>population.</w:t>
      </w:r>
      <w:r w:rsidR="00BB3805">
        <w:t xml:space="preserve"> </w:t>
      </w:r>
      <w:r>
        <w:t>W</w:t>
      </w:r>
      <w:r w:rsidR="00BB3805">
        <w:t xml:space="preserve">e were curious as to </w:t>
      </w:r>
      <w:r>
        <w:t>what their top 10 fast food restaurants were.</w:t>
      </w:r>
    </w:p>
    <w:p w14:paraId="13D6E209" w14:textId="3AAC6194" w:rsidR="00BD1EE6" w:rsidRDefault="00BD1EE6" w:rsidP="00FD244E">
      <w:pPr>
        <w:tabs>
          <w:tab w:val="left" w:pos="5256"/>
        </w:tabs>
      </w:pPr>
    </w:p>
    <w:p w14:paraId="6AB16C28" w14:textId="44866E34" w:rsidR="00BD1EE6" w:rsidRPr="00BB3805" w:rsidRDefault="00BD1EE6" w:rsidP="00FD244E">
      <w:pPr>
        <w:tabs>
          <w:tab w:val="left" w:pos="5256"/>
        </w:tabs>
      </w:pPr>
      <w:r>
        <w:rPr>
          <w:noProof/>
        </w:rPr>
        <w:drawing>
          <wp:anchor distT="0" distB="0" distL="114300" distR="114300" simplePos="0" relativeHeight="251670528" behindDoc="0" locked="0" layoutInCell="1" allowOverlap="1" wp14:anchorId="25EEEB76" wp14:editId="71A798EA">
            <wp:simplePos x="0" y="0"/>
            <wp:positionH relativeFrom="margin">
              <wp:posOffset>6985</wp:posOffset>
            </wp:positionH>
            <wp:positionV relativeFrom="margin">
              <wp:posOffset>864961</wp:posOffset>
            </wp:positionV>
            <wp:extent cx="5943600" cy="25006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8-26 at 8.52.16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anchor>
        </w:drawing>
      </w:r>
      <w:r>
        <w:t>The Golden State is Lovin’ It. McDonald’s holds the top spot.</w:t>
      </w:r>
    </w:p>
    <w:sectPr w:rsidR="00BD1EE6" w:rsidRPr="00BB3805" w:rsidSect="00C55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BC02D7"/>
    <w:multiLevelType w:val="hybridMultilevel"/>
    <w:tmpl w:val="1FAEC790"/>
    <w:lvl w:ilvl="0" w:tplc="718208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A544ED"/>
    <w:multiLevelType w:val="hybridMultilevel"/>
    <w:tmpl w:val="41A85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mes Auman">
    <w15:presenceInfo w15:providerId="Windows Live" w15:userId="7724ee10f6f7a6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86"/>
    <w:rsid w:val="00012FB1"/>
    <w:rsid w:val="00020A08"/>
    <w:rsid w:val="00036C86"/>
    <w:rsid w:val="0004277A"/>
    <w:rsid w:val="000516ED"/>
    <w:rsid w:val="00057D0C"/>
    <w:rsid w:val="00064FCD"/>
    <w:rsid w:val="00084E1D"/>
    <w:rsid w:val="00095D0D"/>
    <w:rsid w:val="000B21B5"/>
    <w:rsid w:val="000B6103"/>
    <w:rsid w:val="000E7EEB"/>
    <w:rsid w:val="00114088"/>
    <w:rsid w:val="0012076D"/>
    <w:rsid w:val="001670E7"/>
    <w:rsid w:val="001C1DA8"/>
    <w:rsid w:val="001D7F30"/>
    <w:rsid w:val="00212763"/>
    <w:rsid w:val="002136E5"/>
    <w:rsid w:val="002205B2"/>
    <w:rsid w:val="00220D50"/>
    <w:rsid w:val="002400C4"/>
    <w:rsid w:val="0025513E"/>
    <w:rsid w:val="00261B17"/>
    <w:rsid w:val="0026414F"/>
    <w:rsid w:val="002A78A7"/>
    <w:rsid w:val="002E1604"/>
    <w:rsid w:val="002F0C25"/>
    <w:rsid w:val="00337491"/>
    <w:rsid w:val="0034472D"/>
    <w:rsid w:val="0039611B"/>
    <w:rsid w:val="003A6AF2"/>
    <w:rsid w:val="003A6B14"/>
    <w:rsid w:val="003A758B"/>
    <w:rsid w:val="003D4629"/>
    <w:rsid w:val="004370AF"/>
    <w:rsid w:val="00442287"/>
    <w:rsid w:val="004C230C"/>
    <w:rsid w:val="004F205B"/>
    <w:rsid w:val="00513E2A"/>
    <w:rsid w:val="0053296A"/>
    <w:rsid w:val="00571AE6"/>
    <w:rsid w:val="00573AF3"/>
    <w:rsid w:val="0058039A"/>
    <w:rsid w:val="005D52DC"/>
    <w:rsid w:val="005F2E0A"/>
    <w:rsid w:val="006243DD"/>
    <w:rsid w:val="0067031D"/>
    <w:rsid w:val="00684DB8"/>
    <w:rsid w:val="0069154E"/>
    <w:rsid w:val="006A130D"/>
    <w:rsid w:val="006F5263"/>
    <w:rsid w:val="00702ECC"/>
    <w:rsid w:val="0071575B"/>
    <w:rsid w:val="007265B7"/>
    <w:rsid w:val="00741853"/>
    <w:rsid w:val="00757537"/>
    <w:rsid w:val="007B61F7"/>
    <w:rsid w:val="007F1312"/>
    <w:rsid w:val="007F2564"/>
    <w:rsid w:val="00800DD0"/>
    <w:rsid w:val="008433B4"/>
    <w:rsid w:val="00874DD1"/>
    <w:rsid w:val="00883579"/>
    <w:rsid w:val="0089108A"/>
    <w:rsid w:val="008A638D"/>
    <w:rsid w:val="008B5ECB"/>
    <w:rsid w:val="008C32D3"/>
    <w:rsid w:val="00951BCF"/>
    <w:rsid w:val="00982EE2"/>
    <w:rsid w:val="009C1141"/>
    <w:rsid w:val="009C57D7"/>
    <w:rsid w:val="009E30FA"/>
    <w:rsid w:val="009F672E"/>
    <w:rsid w:val="00A179BB"/>
    <w:rsid w:val="00A22C66"/>
    <w:rsid w:val="00A56857"/>
    <w:rsid w:val="00A80C54"/>
    <w:rsid w:val="00AB7E4A"/>
    <w:rsid w:val="00AC0F69"/>
    <w:rsid w:val="00AD790F"/>
    <w:rsid w:val="00B144F6"/>
    <w:rsid w:val="00B825A5"/>
    <w:rsid w:val="00B979FE"/>
    <w:rsid w:val="00BA5AC8"/>
    <w:rsid w:val="00BB3805"/>
    <w:rsid w:val="00BC1911"/>
    <w:rsid w:val="00BD1EE6"/>
    <w:rsid w:val="00BF7B28"/>
    <w:rsid w:val="00C176BD"/>
    <w:rsid w:val="00C55420"/>
    <w:rsid w:val="00C648A7"/>
    <w:rsid w:val="00C85313"/>
    <w:rsid w:val="00CE613E"/>
    <w:rsid w:val="00CF39AF"/>
    <w:rsid w:val="00D46F2B"/>
    <w:rsid w:val="00D666D4"/>
    <w:rsid w:val="00E22F00"/>
    <w:rsid w:val="00E448CB"/>
    <w:rsid w:val="00E602EF"/>
    <w:rsid w:val="00EA0281"/>
    <w:rsid w:val="00EB20A1"/>
    <w:rsid w:val="00ED0E8B"/>
    <w:rsid w:val="00ED6524"/>
    <w:rsid w:val="00F34158"/>
    <w:rsid w:val="00F6486D"/>
    <w:rsid w:val="00F71BE5"/>
    <w:rsid w:val="00F86A14"/>
    <w:rsid w:val="00F870E8"/>
    <w:rsid w:val="00FA25B5"/>
    <w:rsid w:val="00FB431E"/>
    <w:rsid w:val="00FB788D"/>
    <w:rsid w:val="00FD244E"/>
    <w:rsid w:val="00FD29EB"/>
    <w:rsid w:val="00FF7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4436BCB"/>
  <w15:chartTrackingRefBased/>
  <w15:docId w15:val="{2695F23D-9627-C148-8C7F-BDAC91DEF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4629"/>
    <w:rPr>
      <w:color w:val="0563C1" w:themeColor="hyperlink"/>
      <w:u w:val="single"/>
    </w:rPr>
  </w:style>
  <w:style w:type="character" w:styleId="UnresolvedMention">
    <w:name w:val="Unresolved Mention"/>
    <w:basedOn w:val="DefaultParagraphFont"/>
    <w:uiPriority w:val="99"/>
    <w:rsid w:val="003D4629"/>
    <w:rPr>
      <w:color w:val="605E5C"/>
      <w:shd w:val="clear" w:color="auto" w:fill="E1DFDD"/>
    </w:rPr>
  </w:style>
  <w:style w:type="character" w:customStyle="1" w:styleId="pl-c">
    <w:name w:val="pl-c"/>
    <w:basedOn w:val="DefaultParagraphFont"/>
    <w:rsid w:val="009F672E"/>
  </w:style>
  <w:style w:type="character" w:customStyle="1" w:styleId="pl-k">
    <w:name w:val="pl-k"/>
    <w:basedOn w:val="DefaultParagraphFont"/>
    <w:rsid w:val="009F672E"/>
  </w:style>
  <w:style w:type="character" w:customStyle="1" w:styleId="pl-en">
    <w:name w:val="pl-en"/>
    <w:basedOn w:val="DefaultParagraphFont"/>
    <w:rsid w:val="009F672E"/>
  </w:style>
  <w:style w:type="character" w:customStyle="1" w:styleId="pl-s">
    <w:name w:val="pl-s"/>
    <w:basedOn w:val="DefaultParagraphFont"/>
    <w:rsid w:val="009F672E"/>
  </w:style>
  <w:style w:type="character" w:customStyle="1" w:styleId="pl-pds">
    <w:name w:val="pl-pds"/>
    <w:basedOn w:val="DefaultParagraphFont"/>
    <w:rsid w:val="009F672E"/>
  </w:style>
  <w:style w:type="character" w:customStyle="1" w:styleId="pl-c1">
    <w:name w:val="pl-c1"/>
    <w:basedOn w:val="DefaultParagraphFont"/>
    <w:rsid w:val="009F672E"/>
  </w:style>
  <w:style w:type="paragraph" w:styleId="ListParagraph">
    <w:name w:val="List Paragraph"/>
    <w:basedOn w:val="Normal"/>
    <w:uiPriority w:val="34"/>
    <w:qFormat/>
    <w:rsid w:val="00FD244E"/>
    <w:pPr>
      <w:ind w:left="720"/>
      <w:contextualSpacing/>
    </w:pPr>
  </w:style>
  <w:style w:type="character" w:styleId="FollowedHyperlink">
    <w:name w:val="FollowedHyperlink"/>
    <w:basedOn w:val="DefaultParagraphFont"/>
    <w:uiPriority w:val="99"/>
    <w:semiHidden/>
    <w:unhideWhenUsed/>
    <w:rsid w:val="00BC19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146723">
      <w:bodyDiv w:val="1"/>
      <w:marLeft w:val="0"/>
      <w:marRight w:val="0"/>
      <w:marTop w:val="0"/>
      <w:marBottom w:val="0"/>
      <w:divBdr>
        <w:top w:val="none" w:sz="0" w:space="0" w:color="auto"/>
        <w:left w:val="none" w:sz="0" w:space="0" w:color="auto"/>
        <w:bottom w:val="none" w:sz="0" w:space="0" w:color="auto"/>
        <w:right w:val="none" w:sz="0" w:space="0" w:color="auto"/>
      </w:divBdr>
    </w:div>
    <w:div w:id="353195875">
      <w:bodyDiv w:val="1"/>
      <w:marLeft w:val="0"/>
      <w:marRight w:val="0"/>
      <w:marTop w:val="0"/>
      <w:marBottom w:val="0"/>
      <w:divBdr>
        <w:top w:val="none" w:sz="0" w:space="0" w:color="auto"/>
        <w:left w:val="none" w:sz="0" w:space="0" w:color="auto"/>
        <w:bottom w:val="none" w:sz="0" w:space="0" w:color="auto"/>
        <w:right w:val="none" w:sz="0" w:space="0" w:color="auto"/>
      </w:divBdr>
    </w:div>
    <w:div w:id="150315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datafiniti/fast-food-restaurant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Huffstetler, Bobby</dc:creator>
  <cp:keywords/>
  <dc:description/>
  <cp:lastModifiedBy>James Auman</cp:lastModifiedBy>
  <cp:revision>2</cp:revision>
  <dcterms:created xsi:type="dcterms:W3CDTF">2020-08-27T20:54:00Z</dcterms:created>
  <dcterms:modified xsi:type="dcterms:W3CDTF">2020-08-27T20:54:00Z</dcterms:modified>
</cp:coreProperties>
</file>